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EF83CD" w14:textId="77777777" w:rsidR="00854744" w:rsidRPr="00E2375B" w:rsidRDefault="00854744" w:rsidP="00854744"/>
    <w:p w14:paraId="67211928" w14:textId="77777777" w:rsidR="00854744" w:rsidRPr="00E2375B" w:rsidRDefault="00854744" w:rsidP="00854744">
      <w:pPr>
        <w:rPr>
          <w:lang w:val="fr-FR"/>
        </w:rPr>
      </w:pPr>
      <w:proofErr w:type="spellStart"/>
      <w:r w:rsidRPr="00E2375B">
        <w:rPr>
          <w:lang w:val="fr-FR"/>
        </w:rPr>
        <w:t>Supplementary</w:t>
      </w:r>
      <w:proofErr w:type="spellEnd"/>
      <w:r w:rsidRPr="00E2375B">
        <w:rPr>
          <w:lang w:val="fr-FR"/>
        </w:rPr>
        <w:t xml:space="preserve"> </w:t>
      </w:r>
      <w:proofErr w:type="spellStart"/>
      <w:r w:rsidRPr="00E2375B">
        <w:rPr>
          <w:lang w:val="fr-FR"/>
        </w:rPr>
        <w:t>material</w:t>
      </w:r>
      <w:proofErr w:type="spellEnd"/>
    </w:p>
    <w:p w14:paraId="7BCEFD7A" w14:textId="77777777" w:rsidR="00854744" w:rsidRPr="00E2375B" w:rsidRDefault="00854744" w:rsidP="00854744">
      <w:pPr>
        <w:rPr>
          <w:lang w:val="fr-FR"/>
        </w:rPr>
      </w:pPr>
    </w:p>
    <w:p w14:paraId="4EDF2B61" w14:textId="77777777" w:rsidR="00854744" w:rsidRPr="00E2375B" w:rsidRDefault="00854744" w:rsidP="00854744">
      <w:r w:rsidRPr="00E2375B">
        <w:t>Table S1 Sampling sites, ID, geographic coordinates (WGS84) and the country of the locality.</w:t>
      </w:r>
    </w:p>
    <w:tbl>
      <w:tblPr>
        <w:tblStyle w:val="TableGrid"/>
        <w:tblpPr w:leftFromText="180" w:rightFromText="180" w:vertAnchor="page" w:horzAnchor="margin" w:tblpXSpec="center" w:tblpY="2954"/>
        <w:tblW w:w="11327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2792"/>
        <w:gridCol w:w="1933"/>
        <w:gridCol w:w="1764"/>
        <w:gridCol w:w="1307"/>
        <w:gridCol w:w="1971"/>
      </w:tblGrid>
      <w:tr w:rsidR="00486BFE" w:rsidRPr="00E2375B" w14:paraId="2D7D2B4A" w14:textId="77777777" w:rsidTr="00D25E64"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14:paraId="7A5942B4" w14:textId="77777777" w:rsidR="00486BFE" w:rsidRPr="00E2375B" w:rsidRDefault="00486BFE" w:rsidP="00486BFE">
            <w:pPr>
              <w:rPr>
                <w:b/>
                <w:bCs/>
                <w:lang w:val="fr-FR"/>
              </w:rPr>
            </w:pPr>
            <w:proofErr w:type="spellStart"/>
            <w:r>
              <w:rPr>
                <w:b/>
                <w:bCs/>
                <w:lang w:val="fr-FR"/>
              </w:rPr>
              <w:t>Species</w:t>
            </w:r>
            <w:proofErr w:type="spellEnd"/>
          </w:p>
        </w:tc>
        <w:tc>
          <w:tcPr>
            <w:tcW w:w="2792" w:type="dxa"/>
            <w:tcBorders>
              <w:top w:val="single" w:sz="4" w:space="0" w:color="auto"/>
              <w:bottom w:val="single" w:sz="4" w:space="0" w:color="auto"/>
            </w:tcBorders>
          </w:tcPr>
          <w:p w14:paraId="4D60DB2B" w14:textId="77777777" w:rsidR="00486BFE" w:rsidRPr="00E2375B" w:rsidRDefault="00486BFE" w:rsidP="00486BFE">
            <w:pPr>
              <w:rPr>
                <w:b/>
                <w:bCs/>
                <w:lang w:val="fr-FR"/>
              </w:rPr>
            </w:pPr>
            <w:r w:rsidRPr="00E2375B">
              <w:rPr>
                <w:b/>
                <w:bCs/>
                <w:lang w:val="fr-FR"/>
              </w:rPr>
              <w:t>Sampling site</w:t>
            </w:r>
          </w:p>
        </w:tc>
        <w:tc>
          <w:tcPr>
            <w:tcW w:w="1933" w:type="dxa"/>
            <w:tcBorders>
              <w:top w:val="single" w:sz="4" w:space="0" w:color="auto"/>
              <w:bottom w:val="single" w:sz="4" w:space="0" w:color="auto"/>
            </w:tcBorders>
          </w:tcPr>
          <w:p w14:paraId="17C4D5AB" w14:textId="77777777" w:rsidR="00486BFE" w:rsidRPr="00E2375B" w:rsidRDefault="00486BFE" w:rsidP="00486BFE">
            <w:pPr>
              <w:rPr>
                <w:b/>
                <w:bCs/>
                <w:lang w:val="fr-FR"/>
              </w:rPr>
            </w:pPr>
            <w:r w:rsidRPr="00E2375B">
              <w:rPr>
                <w:b/>
                <w:bCs/>
                <w:lang w:val="fr-FR"/>
              </w:rPr>
              <w:t>ID</w:t>
            </w:r>
          </w:p>
        </w:tc>
        <w:tc>
          <w:tcPr>
            <w:tcW w:w="1764" w:type="dxa"/>
            <w:tcBorders>
              <w:top w:val="single" w:sz="4" w:space="0" w:color="auto"/>
              <w:bottom w:val="single" w:sz="4" w:space="0" w:color="auto"/>
            </w:tcBorders>
          </w:tcPr>
          <w:p w14:paraId="7545BAD0" w14:textId="77777777" w:rsidR="00486BFE" w:rsidRPr="00E2375B" w:rsidRDefault="00486BFE" w:rsidP="00486BFE">
            <w:pPr>
              <w:rPr>
                <w:b/>
                <w:bCs/>
                <w:lang w:val="fr-FR"/>
              </w:rPr>
            </w:pPr>
            <w:r w:rsidRPr="00E2375B">
              <w:rPr>
                <w:b/>
                <w:bCs/>
                <w:lang w:val="fr-FR"/>
              </w:rPr>
              <w:t xml:space="preserve">Latitude </w:t>
            </w:r>
          </w:p>
        </w:tc>
        <w:tc>
          <w:tcPr>
            <w:tcW w:w="1307" w:type="dxa"/>
            <w:tcBorders>
              <w:top w:val="single" w:sz="4" w:space="0" w:color="auto"/>
              <w:bottom w:val="single" w:sz="4" w:space="0" w:color="auto"/>
            </w:tcBorders>
          </w:tcPr>
          <w:p w14:paraId="0F1CB886" w14:textId="77777777" w:rsidR="00486BFE" w:rsidRPr="00E2375B" w:rsidRDefault="00486BFE" w:rsidP="00486BFE">
            <w:pPr>
              <w:rPr>
                <w:b/>
                <w:bCs/>
                <w:lang w:val="fr-FR"/>
              </w:rPr>
            </w:pPr>
            <w:r w:rsidRPr="00E2375B">
              <w:rPr>
                <w:b/>
                <w:bCs/>
                <w:lang w:val="fr-FR"/>
              </w:rPr>
              <w:t>Longitude</w:t>
            </w:r>
          </w:p>
        </w:tc>
        <w:tc>
          <w:tcPr>
            <w:tcW w:w="1971" w:type="dxa"/>
            <w:tcBorders>
              <w:top w:val="single" w:sz="4" w:space="0" w:color="auto"/>
              <w:bottom w:val="single" w:sz="4" w:space="0" w:color="auto"/>
            </w:tcBorders>
          </w:tcPr>
          <w:p w14:paraId="5BDFA300" w14:textId="77777777" w:rsidR="00486BFE" w:rsidRPr="00E2375B" w:rsidRDefault="00486BFE" w:rsidP="00486BFE">
            <w:pPr>
              <w:rPr>
                <w:b/>
                <w:bCs/>
                <w:lang w:val="fr-FR"/>
              </w:rPr>
            </w:pPr>
            <w:r w:rsidRPr="00E2375B">
              <w:rPr>
                <w:b/>
                <w:bCs/>
                <w:lang w:val="fr-FR"/>
              </w:rPr>
              <w:t>Country</w:t>
            </w:r>
          </w:p>
        </w:tc>
      </w:tr>
      <w:tr w:rsidR="00D25E64" w:rsidRPr="00E2375B" w14:paraId="180997DD" w14:textId="77777777" w:rsidTr="00D25E64">
        <w:tc>
          <w:tcPr>
            <w:tcW w:w="1560" w:type="dxa"/>
            <w:vMerge w:val="restart"/>
          </w:tcPr>
          <w:p w14:paraId="6A886D82" w14:textId="01C5BD20" w:rsidR="00D25E64" w:rsidRPr="00486BFE" w:rsidRDefault="00D25E64" w:rsidP="00486BFE">
            <w:pPr>
              <w:rPr>
                <w:i/>
                <w:iCs/>
                <w:color w:val="000000"/>
              </w:rPr>
            </w:pPr>
            <w:proofErr w:type="spellStart"/>
            <w:r w:rsidRPr="00486BFE">
              <w:rPr>
                <w:i/>
                <w:iCs/>
                <w:color w:val="000000"/>
              </w:rPr>
              <w:t>Macoma</w:t>
            </w:r>
            <w:proofErr w:type="spellEnd"/>
            <w:r w:rsidRPr="00486BFE">
              <w:rPr>
                <w:i/>
                <w:iCs/>
                <w:color w:val="000000"/>
              </w:rPr>
              <w:t xml:space="preserve"> </w:t>
            </w:r>
            <w:proofErr w:type="spellStart"/>
            <w:r w:rsidRPr="00486BFE">
              <w:rPr>
                <w:i/>
                <w:iCs/>
                <w:color w:val="000000"/>
              </w:rPr>
              <w:t>balthica</w:t>
            </w:r>
            <w:proofErr w:type="spellEnd"/>
          </w:p>
        </w:tc>
        <w:tc>
          <w:tcPr>
            <w:tcW w:w="2792" w:type="dxa"/>
            <w:vAlign w:val="bottom"/>
          </w:tcPr>
          <w:p w14:paraId="0EDDF39D" w14:textId="4D557C88" w:rsidR="00D25E64" w:rsidRDefault="00D25E64" w:rsidP="00486BFE">
            <w:pPr>
              <w:rPr>
                <w:color w:val="000000"/>
              </w:rPr>
            </w:pPr>
            <w:r>
              <w:rPr>
                <w:color w:val="000000"/>
              </w:rPr>
              <w:t>Vancouver</w:t>
            </w:r>
          </w:p>
        </w:tc>
        <w:tc>
          <w:tcPr>
            <w:tcW w:w="1933" w:type="dxa"/>
            <w:vAlign w:val="bottom"/>
          </w:tcPr>
          <w:p w14:paraId="73D78A46" w14:textId="50700000" w:rsidR="00D25E64" w:rsidRDefault="00D25E64" w:rsidP="00486BFE">
            <w:pPr>
              <w:rPr>
                <w:color w:val="000000"/>
              </w:rPr>
            </w:pPr>
            <w:r>
              <w:rPr>
                <w:color w:val="000000"/>
              </w:rPr>
              <w:t>VANC</w:t>
            </w:r>
          </w:p>
        </w:tc>
        <w:tc>
          <w:tcPr>
            <w:tcW w:w="1764" w:type="dxa"/>
            <w:vAlign w:val="bottom"/>
          </w:tcPr>
          <w:p w14:paraId="2EE0A122" w14:textId="2F7FBA33" w:rsidR="00D25E64" w:rsidRDefault="00D25E64" w:rsidP="00486BFE">
            <w:pPr>
              <w:rPr>
                <w:color w:val="000000"/>
              </w:rPr>
            </w:pPr>
            <w:r>
              <w:rPr>
                <w:color w:val="000000"/>
              </w:rPr>
              <w:t>49.07</w:t>
            </w:r>
          </w:p>
        </w:tc>
        <w:tc>
          <w:tcPr>
            <w:tcW w:w="1307" w:type="dxa"/>
            <w:vAlign w:val="bottom"/>
          </w:tcPr>
          <w:p w14:paraId="7A925902" w14:textId="28A692A0" w:rsidR="00D25E64" w:rsidRDefault="00D25E64" w:rsidP="00486BFE">
            <w:pPr>
              <w:rPr>
                <w:color w:val="000000"/>
              </w:rPr>
            </w:pPr>
            <w:r>
              <w:rPr>
                <w:color w:val="000000"/>
              </w:rPr>
              <w:t>-123.18</w:t>
            </w:r>
          </w:p>
        </w:tc>
        <w:tc>
          <w:tcPr>
            <w:tcW w:w="1971" w:type="dxa"/>
          </w:tcPr>
          <w:p w14:paraId="5B6DA2C0" w14:textId="57ED7F5A" w:rsidR="00D25E64" w:rsidRDefault="00D25E64" w:rsidP="00486BFE">
            <w:pPr>
              <w:rPr>
                <w:color w:val="000000"/>
                <w:lang w:val="fr-FR"/>
              </w:rPr>
            </w:pPr>
            <w:r>
              <w:rPr>
                <w:color w:val="000000"/>
                <w:lang w:val="fr-FR"/>
              </w:rPr>
              <w:t>Canada</w:t>
            </w:r>
          </w:p>
        </w:tc>
      </w:tr>
      <w:tr w:rsidR="00D25E64" w:rsidRPr="00E2375B" w14:paraId="169B850C" w14:textId="77777777" w:rsidTr="00D25E64">
        <w:tc>
          <w:tcPr>
            <w:tcW w:w="1560" w:type="dxa"/>
            <w:vMerge/>
          </w:tcPr>
          <w:p w14:paraId="2DF8732C" w14:textId="77777777" w:rsidR="00D25E64" w:rsidRPr="00486BFE" w:rsidRDefault="00D25E64" w:rsidP="00486BFE">
            <w:pPr>
              <w:rPr>
                <w:i/>
                <w:iCs/>
                <w:color w:val="000000"/>
              </w:rPr>
            </w:pPr>
          </w:p>
        </w:tc>
        <w:tc>
          <w:tcPr>
            <w:tcW w:w="2792" w:type="dxa"/>
            <w:vAlign w:val="bottom"/>
          </w:tcPr>
          <w:p w14:paraId="2F67250B" w14:textId="08CC9FD6" w:rsidR="00D25E64" w:rsidRDefault="00D25E64" w:rsidP="00486BFE">
            <w:pPr>
              <w:rPr>
                <w:color w:val="000000"/>
              </w:rPr>
            </w:pPr>
            <w:r>
              <w:rPr>
                <w:color w:val="000000"/>
              </w:rPr>
              <w:t>Departure Bay</w:t>
            </w:r>
          </w:p>
        </w:tc>
        <w:tc>
          <w:tcPr>
            <w:tcW w:w="1933" w:type="dxa"/>
            <w:vAlign w:val="bottom"/>
          </w:tcPr>
          <w:p w14:paraId="2304EA78" w14:textId="01134FE2" w:rsidR="00D25E64" w:rsidRDefault="00D25E64" w:rsidP="00486BFE">
            <w:pPr>
              <w:rPr>
                <w:color w:val="000000"/>
              </w:rPr>
            </w:pPr>
            <w:r>
              <w:rPr>
                <w:color w:val="000000"/>
              </w:rPr>
              <w:t>D.BAY</w:t>
            </w:r>
          </w:p>
        </w:tc>
        <w:tc>
          <w:tcPr>
            <w:tcW w:w="1764" w:type="dxa"/>
            <w:vAlign w:val="bottom"/>
          </w:tcPr>
          <w:p w14:paraId="0EA3BE69" w14:textId="02025D30" w:rsidR="00D25E64" w:rsidRDefault="00D25E64" w:rsidP="00486BFE">
            <w:pPr>
              <w:rPr>
                <w:color w:val="000000"/>
              </w:rPr>
            </w:pPr>
            <w:r>
              <w:rPr>
                <w:color w:val="000000"/>
              </w:rPr>
              <w:t>49.06</w:t>
            </w:r>
          </w:p>
        </w:tc>
        <w:tc>
          <w:tcPr>
            <w:tcW w:w="1307" w:type="dxa"/>
            <w:vAlign w:val="bottom"/>
          </w:tcPr>
          <w:p w14:paraId="3ACC7A31" w14:textId="653CC91D" w:rsidR="00D25E64" w:rsidRDefault="00D25E64" w:rsidP="00486BFE">
            <w:pPr>
              <w:rPr>
                <w:color w:val="000000"/>
              </w:rPr>
            </w:pPr>
            <w:r>
              <w:rPr>
                <w:color w:val="000000"/>
              </w:rPr>
              <w:t>-123.97</w:t>
            </w:r>
          </w:p>
        </w:tc>
        <w:tc>
          <w:tcPr>
            <w:tcW w:w="1971" w:type="dxa"/>
          </w:tcPr>
          <w:p w14:paraId="51787E8B" w14:textId="39EF82E1" w:rsidR="00D25E64" w:rsidRDefault="00D25E64" w:rsidP="00486BFE">
            <w:pPr>
              <w:rPr>
                <w:color w:val="000000"/>
                <w:lang w:val="fr-FR"/>
              </w:rPr>
            </w:pPr>
            <w:r>
              <w:rPr>
                <w:color w:val="000000"/>
                <w:lang w:val="fr-FR"/>
              </w:rPr>
              <w:t>Canada</w:t>
            </w:r>
          </w:p>
        </w:tc>
      </w:tr>
      <w:tr w:rsidR="00A726C1" w:rsidRPr="00E2375B" w14:paraId="10156158" w14:textId="77777777" w:rsidTr="00D25E64">
        <w:tc>
          <w:tcPr>
            <w:tcW w:w="1560" w:type="dxa"/>
          </w:tcPr>
          <w:p w14:paraId="64C9AB6D" w14:textId="77777777" w:rsidR="00A726C1" w:rsidRPr="00486BFE" w:rsidRDefault="00A726C1" w:rsidP="00486BFE">
            <w:pPr>
              <w:rPr>
                <w:i/>
                <w:iCs/>
                <w:color w:val="000000"/>
              </w:rPr>
            </w:pPr>
          </w:p>
        </w:tc>
        <w:tc>
          <w:tcPr>
            <w:tcW w:w="2792" w:type="dxa"/>
            <w:vAlign w:val="bottom"/>
          </w:tcPr>
          <w:p w14:paraId="27C250B0" w14:textId="39224A2E" w:rsidR="00A726C1" w:rsidRDefault="00A726C1" w:rsidP="00486BFE">
            <w:pPr>
              <w:rPr>
                <w:color w:val="000000"/>
              </w:rPr>
            </w:pPr>
            <w:r>
              <w:rPr>
                <w:color w:val="000000"/>
              </w:rPr>
              <w:t>Baie Comeau</w:t>
            </w:r>
          </w:p>
        </w:tc>
        <w:tc>
          <w:tcPr>
            <w:tcW w:w="1933" w:type="dxa"/>
            <w:vAlign w:val="bottom"/>
          </w:tcPr>
          <w:p w14:paraId="649E37F1" w14:textId="0EE84E5F" w:rsidR="00A726C1" w:rsidRDefault="00A726C1" w:rsidP="00486BFE">
            <w:pPr>
              <w:rPr>
                <w:color w:val="000000"/>
              </w:rPr>
            </w:pPr>
            <w:r>
              <w:rPr>
                <w:color w:val="000000"/>
              </w:rPr>
              <w:t>H5</w:t>
            </w:r>
            <w:proofErr w:type="gramStart"/>
            <w:r>
              <w:rPr>
                <w:color w:val="000000"/>
              </w:rPr>
              <w:t>M,G</w:t>
            </w:r>
            <w:proofErr w:type="gramEnd"/>
            <w:r>
              <w:rPr>
                <w:color w:val="000000"/>
              </w:rPr>
              <w:t>5M</w:t>
            </w:r>
          </w:p>
        </w:tc>
        <w:tc>
          <w:tcPr>
            <w:tcW w:w="1764" w:type="dxa"/>
            <w:vAlign w:val="bottom"/>
          </w:tcPr>
          <w:p w14:paraId="24D507BF" w14:textId="76C61FB3" w:rsidR="00A726C1" w:rsidRDefault="00D25E64" w:rsidP="00486BFE">
            <w:pPr>
              <w:rPr>
                <w:color w:val="000000"/>
              </w:rPr>
            </w:pPr>
            <w:r>
              <w:rPr>
                <w:color w:val="000000"/>
              </w:rPr>
              <w:t>49.16</w:t>
            </w:r>
          </w:p>
        </w:tc>
        <w:tc>
          <w:tcPr>
            <w:tcW w:w="1307" w:type="dxa"/>
            <w:vAlign w:val="bottom"/>
          </w:tcPr>
          <w:p w14:paraId="1B96F325" w14:textId="2FC7A63B" w:rsidR="00A726C1" w:rsidRDefault="00D25E64" w:rsidP="00486BFE">
            <w:pPr>
              <w:rPr>
                <w:color w:val="000000"/>
              </w:rPr>
            </w:pPr>
            <w:r>
              <w:rPr>
                <w:color w:val="000000"/>
              </w:rPr>
              <w:t>-68.19</w:t>
            </w:r>
          </w:p>
        </w:tc>
        <w:tc>
          <w:tcPr>
            <w:tcW w:w="1971" w:type="dxa"/>
          </w:tcPr>
          <w:p w14:paraId="08FA943B" w14:textId="21D480A5" w:rsidR="00A726C1" w:rsidRDefault="00D25E64" w:rsidP="00486BFE">
            <w:pPr>
              <w:rPr>
                <w:color w:val="000000"/>
                <w:lang w:val="fr-FR"/>
              </w:rPr>
            </w:pPr>
            <w:r>
              <w:rPr>
                <w:color w:val="000000"/>
                <w:lang w:val="fr-FR"/>
              </w:rPr>
              <w:t>Canada</w:t>
            </w:r>
          </w:p>
        </w:tc>
      </w:tr>
      <w:tr w:rsidR="00486BFE" w:rsidRPr="00E2375B" w14:paraId="5D188968" w14:textId="77777777" w:rsidTr="00D25E64">
        <w:tc>
          <w:tcPr>
            <w:tcW w:w="1560" w:type="dxa"/>
          </w:tcPr>
          <w:p w14:paraId="4BAB4AD3" w14:textId="77777777" w:rsidR="00486BFE" w:rsidRPr="00486BFE" w:rsidRDefault="00486BFE" w:rsidP="00486BFE">
            <w:pPr>
              <w:rPr>
                <w:i/>
                <w:iCs/>
                <w:color w:val="000000"/>
              </w:rPr>
            </w:pPr>
          </w:p>
        </w:tc>
        <w:tc>
          <w:tcPr>
            <w:tcW w:w="2792" w:type="dxa"/>
            <w:vAlign w:val="bottom"/>
          </w:tcPr>
          <w:p w14:paraId="05625C4B" w14:textId="74038302" w:rsidR="00486BFE" w:rsidRPr="00E2375B" w:rsidRDefault="00486BFE" w:rsidP="00486BFE">
            <w:pPr>
              <w:rPr>
                <w:color w:val="000000"/>
              </w:rPr>
            </w:pPr>
            <w:r>
              <w:rPr>
                <w:color w:val="000000"/>
              </w:rPr>
              <w:t>Umea</w:t>
            </w:r>
          </w:p>
        </w:tc>
        <w:tc>
          <w:tcPr>
            <w:tcW w:w="1933" w:type="dxa"/>
            <w:vAlign w:val="bottom"/>
          </w:tcPr>
          <w:p w14:paraId="297B6258" w14:textId="0235C856" w:rsidR="00486BFE" w:rsidRPr="00E2375B" w:rsidRDefault="00486BFE" w:rsidP="00486BFE">
            <w:pPr>
              <w:rPr>
                <w:color w:val="000000"/>
              </w:rPr>
            </w:pPr>
            <w:r>
              <w:rPr>
                <w:color w:val="000000"/>
              </w:rPr>
              <w:t>UME</w:t>
            </w:r>
          </w:p>
        </w:tc>
        <w:tc>
          <w:tcPr>
            <w:tcW w:w="1764" w:type="dxa"/>
            <w:vAlign w:val="bottom"/>
          </w:tcPr>
          <w:p w14:paraId="7D788D2D" w14:textId="2B4DB3B0" w:rsidR="00486BFE" w:rsidRPr="00E2375B" w:rsidRDefault="00486BFE" w:rsidP="00486BFE">
            <w:pPr>
              <w:rPr>
                <w:color w:val="000000"/>
              </w:rPr>
            </w:pPr>
            <w:r>
              <w:rPr>
                <w:color w:val="000000"/>
              </w:rPr>
              <w:t>63.83</w:t>
            </w:r>
          </w:p>
        </w:tc>
        <w:tc>
          <w:tcPr>
            <w:tcW w:w="1307" w:type="dxa"/>
            <w:vAlign w:val="bottom"/>
          </w:tcPr>
          <w:p w14:paraId="14CCF4EE" w14:textId="214A9F65" w:rsidR="00486BFE" w:rsidRPr="00E2375B" w:rsidRDefault="00486BFE" w:rsidP="00486BFE">
            <w:pPr>
              <w:rPr>
                <w:color w:val="000000"/>
              </w:rPr>
            </w:pPr>
            <w:r>
              <w:rPr>
                <w:color w:val="000000"/>
              </w:rPr>
              <w:t>20.24</w:t>
            </w:r>
          </w:p>
        </w:tc>
        <w:tc>
          <w:tcPr>
            <w:tcW w:w="1971" w:type="dxa"/>
          </w:tcPr>
          <w:p w14:paraId="15DD126C" w14:textId="517EA7FC" w:rsidR="00486BFE" w:rsidRPr="00E2375B" w:rsidRDefault="00486BFE" w:rsidP="00486BFE">
            <w:pPr>
              <w:rPr>
                <w:color w:val="000000"/>
                <w:lang w:val="fr-FR"/>
              </w:rPr>
            </w:pPr>
            <w:proofErr w:type="spellStart"/>
            <w:r>
              <w:rPr>
                <w:color w:val="000000"/>
                <w:lang w:val="fr-FR"/>
              </w:rPr>
              <w:t>Sweden</w:t>
            </w:r>
            <w:proofErr w:type="spellEnd"/>
          </w:p>
        </w:tc>
      </w:tr>
      <w:tr w:rsidR="00486BFE" w:rsidRPr="00E2375B" w14:paraId="67BC2789" w14:textId="77777777" w:rsidTr="00D25E64">
        <w:tc>
          <w:tcPr>
            <w:tcW w:w="1560" w:type="dxa"/>
          </w:tcPr>
          <w:p w14:paraId="64123136" w14:textId="77777777" w:rsidR="00486BFE" w:rsidRPr="00486BFE" w:rsidRDefault="00486BFE" w:rsidP="00486BFE">
            <w:pPr>
              <w:rPr>
                <w:i/>
                <w:iCs/>
                <w:color w:val="000000"/>
              </w:rPr>
            </w:pPr>
          </w:p>
        </w:tc>
        <w:tc>
          <w:tcPr>
            <w:tcW w:w="2792" w:type="dxa"/>
            <w:vAlign w:val="bottom"/>
          </w:tcPr>
          <w:p w14:paraId="28F6C4C0" w14:textId="0EE900E1" w:rsidR="00486BFE" w:rsidRPr="00E2375B" w:rsidRDefault="00486BFE" w:rsidP="00486BF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Lomma</w:t>
            </w:r>
            <w:proofErr w:type="spellEnd"/>
          </w:p>
        </w:tc>
        <w:tc>
          <w:tcPr>
            <w:tcW w:w="1933" w:type="dxa"/>
            <w:vAlign w:val="bottom"/>
          </w:tcPr>
          <w:p w14:paraId="1DE6D551" w14:textId="0CFCC39B" w:rsidR="00486BFE" w:rsidRPr="00E2375B" w:rsidRDefault="00486BFE" w:rsidP="00486BFE">
            <w:pPr>
              <w:rPr>
                <w:color w:val="000000"/>
              </w:rPr>
            </w:pPr>
            <w:r>
              <w:rPr>
                <w:color w:val="000000"/>
              </w:rPr>
              <w:t>LOM</w:t>
            </w:r>
          </w:p>
        </w:tc>
        <w:tc>
          <w:tcPr>
            <w:tcW w:w="1764" w:type="dxa"/>
            <w:vAlign w:val="bottom"/>
          </w:tcPr>
          <w:p w14:paraId="3B92368E" w14:textId="13BB7CBA" w:rsidR="00486BFE" w:rsidRPr="00E2375B" w:rsidRDefault="00486BFE" w:rsidP="00486BFE">
            <w:pPr>
              <w:rPr>
                <w:color w:val="000000"/>
              </w:rPr>
            </w:pPr>
            <w:r>
              <w:rPr>
                <w:color w:val="000000"/>
              </w:rPr>
              <w:t>55.68</w:t>
            </w:r>
          </w:p>
        </w:tc>
        <w:tc>
          <w:tcPr>
            <w:tcW w:w="1307" w:type="dxa"/>
            <w:vAlign w:val="bottom"/>
          </w:tcPr>
          <w:p w14:paraId="7343ACEA" w14:textId="3273C8AF" w:rsidR="00486BFE" w:rsidRPr="00E2375B" w:rsidRDefault="00486BFE" w:rsidP="00486BFE">
            <w:pPr>
              <w:rPr>
                <w:color w:val="000000"/>
              </w:rPr>
            </w:pPr>
            <w:r>
              <w:rPr>
                <w:color w:val="000000"/>
              </w:rPr>
              <w:t>13.07</w:t>
            </w:r>
          </w:p>
        </w:tc>
        <w:tc>
          <w:tcPr>
            <w:tcW w:w="1971" w:type="dxa"/>
          </w:tcPr>
          <w:p w14:paraId="064D8A38" w14:textId="627D72A7" w:rsidR="00486BFE" w:rsidRPr="00E2375B" w:rsidRDefault="00486BFE" w:rsidP="00486BFE">
            <w:pPr>
              <w:rPr>
                <w:color w:val="000000"/>
                <w:lang w:val="fr-FR"/>
              </w:rPr>
            </w:pPr>
            <w:proofErr w:type="spellStart"/>
            <w:r>
              <w:rPr>
                <w:color w:val="000000"/>
                <w:lang w:val="fr-FR"/>
              </w:rPr>
              <w:t>Sweden</w:t>
            </w:r>
            <w:proofErr w:type="spellEnd"/>
          </w:p>
        </w:tc>
      </w:tr>
      <w:tr w:rsidR="00486BFE" w:rsidRPr="00E2375B" w14:paraId="225DD01E" w14:textId="77777777" w:rsidTr="00D25E64">
        <w:tc>
          <w:tcPr>
            <w:tcW w:w="1560" w:type="dxa"/>
          </w:tcPr>
          <w:p w14:paraId="0CBC4E69" w14:textId="77777777" w:rsidR="00486BFE" w:rsidRPr="00486BFE" w:rsidRDefault="00486BFE" w:rsidP="00486BFE">
            <w:pPr>
              <w:rPr>
                <w:i/>
                <w:iCs/>
                <w:color w:val="000000"/>
              </w:rPr>
            </w:pPr>
          </w:p>
        </w:tc>
        <w:tc>
          <w:tcPr>
            <w:tcW w:w="2792" w:type="dxa"/>
            <w:vAlign w:val="bottom"/>
          </w:tcPr>
          <w:p w14:paraId="2F18BE47" w14:textId="122A8936" w:rsidR="00486BFE" w:rsidRPr="00E2375B" w:rsidRDefault="00486BFE" w:rsidP="00486BFE">
            <w:pPr>
              <w:rPr>
                <w:color w:val="000000"/>
              </w:rPr>
            </w:pPr>
            <w:r>
              <w:rPr>
                <w:color w:val="000000"/>
              </w:rPr>
              <w:t>M</w:t>
            </w:r>
            <w:r w:rsidRPr="00486BFE">
              <w:rPr>
                <w:color w:val="000000"/>
              </w:rPr>
              <w:t>ecklenburg bight</w:t>
            </w:r>
          </w:p>
        </w:tc>
        <w:tc>
          <w:tcPr>
            <w:tcW w:w="1933" w:type="dxa"/>
            <w:vAlign w:val="bottom"/>
          </w:tcPr>
          <w:p w14:paraId="6348831B" w14:textId="0126B024" w:rsidR="00486BFE" w:rsidRPr="00E2375B" w:rsidRDefault="00486BFE" w:rsidP="00486BFE">
            <w:pPr>
              <w:rPr>
                <w:color w:val="000000"/>
              </w:rPr>
            </w:pPr>
            <w:r>
              <w:rPr>
                <w:color w:val="000000"/>
              </w:rPr>
              <w:t>MEC</w:t>
            </w:r>
          </w:p>
        </w:tc>
        <w:tc>
          <w:tcPr>
            <w:tcW w:w="1764" w:type="dxa"/>
            <w:vAlign w:val="bottom"/>
          </w:tcPr>
          <w:p w14:paraId="6FDA906D" w14:textId="6CE4452C" w:rsidR="00486BFE" w:rsidRPr="00E2375B" w:rsidRDefault="00486BFE" w:rsidP="00486BFE">
            <w:pPr>
              <w:rPr>
                <w:color w:val="000000"/>
              </w:rPr>
            </w:pPr>
            <w:r>
              <w:rPr>
                <w:color w:val="000000"/>
              </w:rPr>
              <w:t>53.9</w:t>
            </w:r>
            <w:r w:rsidR="00A726C1">
              <w:rPr>
                <w:color w:val="000000"/>
              </w:rPr>
              <w:t>0</w:t>
            </w:r>
          </w:p>
        </w:tc>
        <w:tc>
          <w:tcPr>
            <w:tcW w:w="1307" w:type="dxa"/>
            <w:vAlign w:val="bottom"/>
          </w:tcPr>
          <w:p w14:paraId="2EE39BD6" w14:textId="6BF798A0" w:rsidR="00486BFE" w:rsidRPr="00E2375B" w:rsidRDefault="00A726C1" w:rsidP="00486BFE">
            <w:pPr>
              <w:rPr>
                <w:color w:val="000000"/>
              </w:rPr>
            </w:pPr>
            <w:r>
              <w:rPr>
                <w:color w:val="000000"/>
              </w:rPr>
              <w:t>12.5</w:t>
            </w:r>
          </w:p>
        </w:tc>
        <w:tc>
          <w:tcPr>
            <w:tcW w:w="1971" w:type="dxa"/>
          </w:tcPr>
          <w:p w14:paraId="6CDE2C7E" w14:textId="209B3B48" w:rsidR="00486BFE" w:rsidRPr="00E2375B" w:rsidRDefault="00A726C1" w:rsidP="00486BFE">
            <w:pPr>
              <w:rPr>
                <w:color w:val="000000"/>
                <w:lang w:val="fr-FR"/>
              </w:rPr>
            </w:pPr>
            <w:r>
              <w:rPr>
                <w:color w:val="000000"/>
                <w:lang w:val="fr-FR"/>
              </w:rPr>
              <w:t>Germany</w:t>
            </w:r>
          </w:p>
        </w:tc>
      </w:tr>
      <w:tr w:rsidR="00486BFE" w:rsidRPr="00E2375B" w14:paraId="088259E7" w14:textId="77777777" w:rsidTr="00D25E64">
        <w:tc>
          <w:tcPr>
            <w:tcW w:w="1560" w:type="dxa"/>
          </w:tcPr>
          <w:p w14:paraId="35F28C20" w14:textId="3511AA79" w:rsidR="00486BFE" w:rsidRPr="00486BFE" w:rsidRDefault="00486BFE" w:rsidP="00486BFE">
            <w:pPr>
              <w:rPr>
                <w:i/>
                <w:iCs/>
                <w:color w:val="000000"/>
              </w:rPr>
            </w:pPr>
          </w:p>
        </w:tc>
        <w:tc>
          <w:tcPr>
            <w:tcW w:w="2792" w:type="dxa"/>
            <w:vAlign w:val="bottom"/>
          </w:tcPr>
          <w:p w14:paraId="34F68416" w14:textId="77777777" w:rsidR="00486BFE" w:rsidRPr="00E2375B" w:rsidRDefault="00486BFE" w:rsidP="00486BFE">
            <w:r w:rsidRPr="00E2375B">
              <w:rPr>
                <w:color w:val="000000"/>
              </w:rPr>
              <w:t>Sylt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1933" w:type="dxa"/>
            <w:vAlign w:val="bottom"/>
          </w:tcPr>
          <w:p w14:paraId="70361F60" w14:textId="77777777" w:rsidR="00486BFE" w:rsidRPr="00E2375B" w:rsidRDefault="00486BFE" w:rsidP="00486BFE">
            <w:r w:rsidRPr="00E2375B">
              <w:rPr>
                <w:color w:val="000000"/>
              </w:rPr>
              <w:t>SYL</w:t>
            </w:r>
          </w:p>
        </w:tc>
        <w:tc>
          <w:tcPr>
            <w:tcW w:w="1764" w:type="dxa"/>
            <w:vAlign w:val="bottom"/>
          </w:tcPr>
          <w:p w14:paraId="675E887B" w14:textId="77777777" w:rsidR="00486BFE" w:rsidRPr="00E2375B" w:rsidRDefault="00486BFE" w:rsidP="00486BFE">
            <w:r w:rsidRPr="00E2375B">
              <w:rPr>
                <w:color w:val="000000"/>
              </w:rPr>
              <w:t>54.9</w:t>
            </w:r>
            <w:r w:rsidRPr="00E2375B">
              <w:rPr>
                <w:color w:val="000000"/>
                <w:lang w:val="fr-FR"/>
              </w:rPr>
              <w:t>0</w:t>
            </w:r>
          </w:p>
        </w:tc>
        <w:tc>
          <w:tcPr>
            <w:tcW w:w="1307" w:type="dxa"/>
            <w:vAlign w:val="bottom"/>
          </w:tcPr>
          <w:p w14:paraId="30A6B206" w14:textId="77777777" w:rsidR="00486BFE" w:rsidRPr="00E2375B" w:rsidRDefault="00486BFE" w:rsidP="00486BFE">
            <w:r w:rsidRPr="00E2375B">
              <w:rPr>
                <w:color w:val="000000"/>
              </w:rPr>
              <w:t>8.38</w:t>
            </w:r>
          </w:p>
        </w:tc>
        <w:tc>
          <w:tcPr>
            <w:tcW w:w="1971" w:type="dxa"/>
          </w:tcPr>
          <w:p w14:paraId="060853C5" w14:textId="77777777" w:rsidR="00486BFE" w:rsidRPr="00E2375B" w:rsidRDefault="00486BFE" w:rsidP="00486BFE">
            <w:pPr>
              <w:rPr>
                <w:color w:val="000000"/>
                <w:lang w:val="fr-FR"/>
              </w:rPr>
            </w:pPr>
            <w:r w:rsidRPr="00E2375B">
              <w:rPr>
                <w:color w:val="000000"/>
                <w:lang w:val="fr-FR"/>
              </w:rPr>
              <w:t>Germany</w:t>
            </w:r>
          </w:p>
        </w:tc>
      </w:tr>
      <w:tr w:rsidR="00486BFE" w:rsidRPr="00E2375B" w14:paraId="7409595F" w14:textId="77777777" w:rsidTr="00D25E64">
        <w:tc>
          <w:tcPr>
            <w:tcW w:w="1560" w:type="dxa"/>
          </w:tcPr>
          <w:p w14:paraId="0BBFA247" w14:textId="77777777" w:rsidR="00486BFE" w:rsidRPr="00E2375B" w:rsidRDefault="00486BFE" w:rsidP="00486BFE">
            <w:pPr>
              <w:rPr>
                <w:color w:val="000000"/>
              </w:rPr>
            </w:pPr>
          </w:p>
        </w:tc>
        <w:tc>
          <w:tcPr>
            <w:tcW w:w="2792" w:type="dxa"/>
            <w:vAlign w:val="bottom"/>
          </w:tcPr>
          <w:p w14:paraId="51C1297A" w14:textId="77777777" w:rsidR="00486BFE" w:rsidRPr="00E2375B" w:rsidRDefault="00486BFE" w:rsidP="00486BFE">
            <w:r w:rsidRPr="00E2375B">
              <w:rPr>
                <w:color w:val="000000"/>
              </w:rPr>
              <w:t>Wilhelmshaven</w:t>
            </w:r>
          </w:p>
        </w:tc>
        <w:tc>
          <w:tcPr>
            <w:tcW w:w="1933" w:type="dxa"/>
            <w:vAlign w:val="bottom"/>
          </w:tcPr>
          <w:p w14:paraId="7A61032F" w14:textId="77777777" w:rsidR="00486BFE" w:rsidRPr="00E2375B" w:rsidRDefault="00486BFE" w:rsidP="00486BFE">
            <w:r w:rsidRPr="00E2375B">
              <w:rPr>
                <w:color w:val="000000"/>
              </w:rPr>
              <w:t>WIL</w:t>
            </w:r>
          </w:p>
        </w:tc>
        <w:tc>
          <w:tcPr>
            <w:tcW w:w="1764" w:type="dxa"/>
            <w:vAlign w:val="bottom"/>
          </w:tcPr>
          <w:p w14:paraId="76C4286B" w14:textId="77777777" w:rsidR="00486BFE" w:rsidRPr="00E2375B" w:rsidRDefault="00486BFE" w:rsidP="00486BFE">
            <w:r w:rsidRPr="00E2375B">
              <w:rPr>
                <w:color w:val="000000"/>
              </w:rPr>
              <w:t>53.54</w:t>
            </w:r>
          </w:p>
        </w:tc>
        <w:tc>
          <w:tcPr>
            <w:tcW w:w="1307" w:type="dxa"/>
            <w:vAlign w:val="bottom"/>
          </w:tcPr>
          <w:p w14:paraId="5E4F84EF" w14:textId="77777777" w:rsidR="00486BFE" w:rsidRPr="00E2375B" w:rsidRDefault="00486BFE" w:rsidP="00486BFE">
            <w:r w:rsidRPr="00E2375B">
              <w:rPr>
                <w:color w:val="000000"/>
              </w:rPr>
              <w:t>8.57</w:t>
            </w:r>
          </w:p>
        </w:tc>
        <w:tc>
          <w:tcPr>
            <w:tcW w:w="1971" w:type="dxa"/>
          </w:tcPr>
          <w:p w14:paraId="2BABAC9A" w14:textId="77777777" w:rsidR="00486BFE" w:rsidRPr="00E2375B" w:rsidRDefault="00486BFE" w:rsidP="00486BFE">
            <w:pPr>
              <w:rPr>
                <w:color w:val="000000"/>
                <w:lang w:val="fr-FR"/>
              </w:rPr>
            </w:pPr>
            <w:r w:rsidRPr="00E2375B">
              <w:rPr>
                <w:color w:val="000000"/>
                <w:lang w:val="fr-FR"/>
              </w:rPr>
              <w:t>Germany</w:t>
            </w:r>
          </w:p>
        </w:tc>
      </w:tr>
      <w:tr w:rsidR="00486BFE" w:rsidRPr="00E2375B" w14:paraId="6DD836A3" w14:textId="77777777" w:rsidTr="00D25E64">
        <w:tc>
          <w:tcPr>
            <w:tcW w:w="1560" w:type="dxa"/>
          </w:tcPr>
          <w:p w14:paraId="25B69204" w14:textId="77777777" w:rsidR="00486BFE" w:rsidRPr="00E2375B" w:rsidRDefault="00486BFE" w:rsidP="00486BFE">
            <w:pPr>
              <w:rPr>
                <w:color w:val="000000"/>
              </w:rPr>
            </w:pPr>
          </w:p>
        </w:tc>
        <w:tc>
          <w:tcPr>
            <w:tcW w:w="2792" w:type="dxa"/>
            <w:vAlign w:val="bottom"/>
          </w:tcPr>
          <w:p w14:paraId="680C6AB5" w14:textId="77777777" w:rsidR="00486BFE" w:rsidRPr="00E2375B" w:rsidRDefault="00486BFE" w:rsidP="00486BFE">
            <w:proofErr w:type="spellStart"/>
            <w:r w:rsidRPr="00E2375B">
              <w:rPr>
                <w:color w:val="000000"/>
              </w:rPr>
              <w:t>Crildumersiel</w:t>
            </w:r>
            <w:proofErr w:type="spellEnd"/>
          </w:p>
        </w:tc>
        <w:tc>
          <w:tcPr>
            <w:tcW w:w="1933" w:type="dxa"/>
            <w:vAlign w:val="bottom"/>
          </w:tcPr>
          <w:p w14:paraId="3F6697FE" w14:textId="77777777" w:rsidR="00486BFE" w:rsidRPr="00E2375B" w:rsidRDefault="00486BFE" w:rsidP="00486BFE">
            <w:r w:rsidRPr="00E2375B">
              <w:rPr>
                <w:color w:val="000000"/>
              </w:rPr>
              <w:t>GRI</w:t>
            </w:r>
          </w:p>
        </w:tc>
        <w:tc>
          <w:tcPr>
            <w:tcW w:w="1764" w:type="dxa"/>
            <w:vAlign w:val="bottom"/>
          </w:tcPr>
          <w:p w14:paraId="5DE1B6E0" w14:textId="77777777" w:rsidR="00486BFE" w:rsidRPr="00E2375B" w:rsidRDefault="00486BFE" w:rsidP="00486BFE">
            <w:pPr>
              <w:rPr>
                <w:lang w:val="fr-FR"/>
              </w:rPr>
            </w:pPr>
            <w:r w:rsidRPr="00E2375B">
              <w:rPr>
                <w:color w:val="000000"/>
              </w:rPr>
              <w:t>53.65</w:t>
            </w:r>
          </w:p>
        </w:tc>
        <w:tc>
          <w:tcPr>
            <w:tcW w:w="1307" w:type="dxa"/>
            <w:vAlign w:val="bottom"/>
          </w:tcPr>
          <w:p w14:paraId="373193C8" w14:textId="77777777" w:rsidR="00486BFE" w:rsidRPr="00E2375B" w:rsidRDefault="00486BFE" w:rsidP="00486BFE">
            <w:r w:rsidRPr="00E2375B">
              <w:rPr>
                <w:color w:val="000000"/>
              </w:rPr>
              <w:t>8.02</w:t>
            </w:r>
          </w:p>
        </w:tc>
        <w:tc>
          <w:tcPr>
            <w:tcW w:w="1971" w:type="dxa"/>
          </w:tcPr>
          <w:p w14:paraId="03FF226C" w14:textId="77777777" w:rsidR="00486BFE" w:rsidRPr="00E2375B" w:rsidRDefault="00486BFE" w:rsidP="00486BFE">
            <w:pPr>
              <w:rPr>
                <w:color w:val="000000"/>
                <w:lang w:val="fr-FR"/>
              </w:rPr>
            </w:pPr>
            <w:r w:rsidRPr="00E2375B">
              <w:rPr>
                <w:color w:val="000000"/>
                <w:lang w:val="fr-FR"/>
              </w:rPr>
              <w:t>Germany</w:t>
            </w:r>
          </w:p>
        </w:tc>
      </w:tr>
      <w:tr w:rsidR="00486BFE" w:rsidRPr="00E2375B" w14:paraId="0F204884" w14:textId="77777777" w:rsidTr="00D25E64">
        <w:tc>
          <w:tcPr>
            <w:tcW w:w="1560" w:type="dxa"/>
          </w:tcPr>
          <w:p w14:paraId="1AB50E44" w14:textId="77777777" w:rsidR="00486BFE" w:rsidRPr="00E2375B" w:rsidRDefault="00486BFE" w:rsidP="00486BFE">
            <w:pPr>
              <w:rPr>
                <w:color w:val="000000"/>
              </w:rPr>
            </w:pPr>
          </w:p>
        </w:tc>
        <w:tc>
          <w:tcPr>
            <w:tcW w:w="2792" w:type="dxa"/>
            <w:vAlign w:val="bottom"/>
          </w:tcPr>
          <w:p w14:paraId="2EF114B4" w14:textId="77777777" w:rsidR="00486BFE" w:rsidRPr="00E2375B" w:rsidRDefault="00486BFE" w:rsidP="00486BFE">
            <w:proofErr w:type="spellStart"/>
            <w:r w:rsidRPr="00E2375B">
              <w:rPr>
                <w:color w:val="000000"/>
              </w:rPr>
              <w:t>Kruiningen</w:t>
            </w:r>
            <w:proofErr w:type="spellEnd"/>
          </w:p>
        </w:tc>
        <w:tc>
          <w:tcPr>
            <w:tcW w:w="1933" w:type="dxa"/>
            <w:vAlign w:val="bottom"/>
          </w:tcPr>
          <w:p w14:paraId="71B41A99" w14:textId="77777777" w:rsidR="00486BFE" w:rsidRPr="00E2375B" w:rsidRDefault="00486BFE" w:rsidP="00486BFE">
            <w:r w:rsidRPr="00E2375B">
              <w:rPr>
                <w:color w:val="000000"/>
              </w:rPr>
              <w:t>KRU</w:t>
            </w:r>
          </w:p>
        </w:tc>
        <w:tc>
          <w:tcPr>
            <w:tcW w:w="1764" w:type="dxa"/>
            <w:vAlign w:val="bottom"/>
          </w:tcPr>
          <w:p w14:paraId="256D5E4A" w14:textId="77777777" w:rsidR="00486BFE" w:rsidRPr="00E2375B" w:rsidRDefault="00486BFE" w:rsidP="00486BFE">
            <w:pPr>
              <w:rPr>
                <w:lang w:val="fr-FR"/>
              </w:rPr>
            </w:pPr>
            <w:r w:rsidRPr="00E2375B">
              <w:rPr>
                <w:color w:val="000000"/>
              </w:rPr>
              <w:t>51.45</w:t>
            </w:r>
          </w:p>
        </w:tc>
        <w:tc>
          <w:tcPr>
            <w:tcW w:w="1307" w:type="dxa"/>
            <w:vAlign w:val="bottom"/>
          </w:tcPr>
          <w:p w14:paraId="6FC6F65A" w14:textId="77777777" w:rsidR="00486BFE" w:rsidRPr="00E2375B" w:rsidRDefault="00486BFE" w:rsidP="00486BFE">
            <w:r w:rsidRPr="00E2375B">
              <w:rPr>
                <w:color w:val="000000"/>
              </w:rPr>
              <w:t>4.04</w:t>
            </w:r>
          </w:p>
        </w:tc>
        <w:tc>
          <w:tcPr>
            <w:tcW w:w="1971" w:type="dxa"/>
          </w:tcPr>
          <w:p w14:paraId="3EE5C0C0" w14:textId="77777777" w:rsidR="00486BFE" w:rsidRPr="00E2375B" w:rsidRDefault="00486BFE" w:rsidP="00486BFE">
            <w:pPr>
              <w:rPr>
                <w:color w:val="000000"/>
                <w:lang w:val="fr-FR"/>
              </w:rPr>
            </w:pPr>
            <w:proofErr w:type="spellStart"/>
            <w:r w:rsidRPr="00E2375B">
              <w:rPr>
                <w:color w:val="000000"/>
                <w:lang w:val="fr-FR"/>
              </w:rPr>
              <w:t>Netherlands</w:t>
            </w:r>
            <w:proofErr w:type="spellEnd"/>
          </w:p>
        </w:tc>
      </w:tr>
      <w:tr w:rsidR="00486BFE" w:rsidRPr="00E2375B" w14:paraId="40C15138" w14:textId="77777777" w:rsidTr="00D25E64">
        <w:tc>
          <w:tcPr>
            <w:tcW w:w="1560" w:type="dxa"/>
          </w:tcPr>
          <w:p w14:paraId="648A9D5C" w14:textId="77777777" w:rsidR="00486BFE" w:rsidRPr="00E2375B" w:rsidRDefault="00486BFE" w:rsidP="00486BFE">
            <w:pPr>
              <w:rPr>
                <w:color w:val="000000"/>
              </w:rPr>
            </w:pPr>
          </w:p>
        </w:tc>
        <w:tc>
          <w:tcPr>
            <w:tcW w:w="2792" w:type="dxa"/>
            <w:vAlign w:val="bottom"/>
          </w:tcPr>
          <w:p w14:paraId="34C3AF1C" w14:textId="77777777" w:rsidR="00486BFE" w:rsidRPr="00E2375B" w:rsidRDefault="00486BFE" w:rsidP="00486BFE">
            <w:r w:rsidRPr="00E2375B">
              <w:rPr>
                <w:color w:val="000000"/>
              </w:rPr>
              <w:t xml:space="preserve">Le </w:t>
            </w:r>
            <w:proofErr w:type="spellStart"/>
            <w:r w:rsidRPr="00E2375B">
              <w:rPr>
                <w:color w:val="000000"/>
              </w:rPr>
              <w:t>Crotoy</w:t>
            </w:r>
            <w:proofErr w:type="spellEnd"/>
          </w:p>
        </w:tc>
        <w:tc>
          <w:tcPr>
            <w:tcW w:w="1933" w:type="dxa"/>
            <w:vAlign w:val="bottom"/>
          </w:tcPr>
          <w:p w14:paraId="52219319" w14:textId="77777777" w:rsidR="00486BFE" w:rsidRPr="00E2375B" w:rsidRDefault="00486BFE" w:rsidP="00486BFE">
            <w:r w:rsidRPr="00E2375B">
              <w:rPr>
                <w:color w:val="000000"/>
              </w:rPr>
              <w:t>CRO</w:t>
            </w:r>
          </w:p>
        </w:tc>
        <w:tc>
          <w:tcPr>
            <w:tcW w:w="1764" w:type="dxa"/>
            <w:vAlign w:val="bottom"/>
          </w:tcPr>
          <w:p w14:paraId="6D14FC52" w14:textId="77777777" w:rsidR="00486BFE" w:rsidRPr="00E2375B" w:rsidRDefault="00486BFE" w:rsidP="00486BFE">
            <w:r w:rsidRPr="00E2375B">
              <w:rPr>
                <w:color w:val="000000"/>
              </w:rPr>
              <w:t>50.21</w:t>
            </w:r>
          </w:p>
        </w:tc>
        <w:tc>
          <w:tcPr>
            <w:tcW w:w="1307" w:type="dxa"/>
            <w:vAlign w:val="bottom"/>
          </w:tcPr>
          <w:p w14:paraId="5920D89D" w14:textId="77777777" w:rsidR="00486BFE" w:rsidRPr="00E2375B" w:rsidRDefault="00486BFE" w:rsidP="00486BFE">
            <w:r w:rsidRPr="00E2375B">
              <w:rPr>
                <w:color w:val="000000"/>
              </w:rPr>
              <w:t>1.62</w:t>
            </w:r>
          </w:p>
        </w:tc>
        <w:tc>
          <w:tcPr>
            <w:tcW w:w="1971" w:type="dxa"/>
          </w:tcPr>
          <w:p w14:paraId="5C22DE91" w14:textId="77777777" w:rsidR="00486BFE" w:rsidRPr="00E2375B" w:rsidRDefault="00486BFE" w:rsidP="00486BFE">
            <w:pPr>
              <w:rPr>
                <w:color w:val="000000"/>
                <w:lang w:val="fr-FR"/>
              </w:rPr>
            </w:pPr>
            <w:r w:rsidRPr="00E2375B">
              <w:rPr>
                <w:color w:val="000000"/>
                <w:lang w:val="fr-FR"/>
              </w:rPr>
              <w:t>France</w:t>
            </w:r>
          </w:p>
        </w:tc>
      </w:tr>
      <w:tr w:rsidR="00486BFE" w:rsidRPr="00E2375B" w14:paraId="086661F0" w14:textId="77777777" w:rsidTr="00D25E64">
        <w:tc>
          <w:tcPr>
            <w:tcW w:w="1560" w:type="dxa"/>
          </w:tcPr>
          <w:p w14:paraId="5355A470" w14:textId="77777777" w:rsidR="00486BFE" w:rsidRPr="00E2375B" w:rsidRDefault="00486BFE" w:rsidP="00486BFE">
            <w:pPr>
              <w:rPr>
                <w:color w:val="000000"/>
              </w:rPr>
            </w:pPr>
          </w:p>
        </w:tc>
        <w:tc>
          <w:tcPr>
            <w:tcW w:w="2792" w:type="dxa"/>
            <w:vAlign w:val="bottom"/>
          </w:tcPr>
          <w:p w14:paraId="17924763" w14:textId="77777777" w:rsidR="00486BFE" w:rsidRPr="00E2375B" w:rsidRDefault="00486BFE" w:rsidP="00486BFE">
            <w:r w:rsidRPr="00E2375B">
              <w:rPr>
                <w:color w:val="000000"/>
              </w:rPr>
              <w:t>Saint</w:t>
            </w:r>
            <w:r>
              <w:rPr>
                <w:color w:val="000000"/>
              </w:rPr>
              <w:t>-</w:t>
            </w:r>
            <w:proofErr w:type="spellStart"/>
            <w:r w:rsidRPr="00E2375B">
              <w:rPr>
                <w:color w:val="000000"/>
              </w:rPr>
              <w:t>Vaast</w:t>
            </w:r>
            <w:proofErr w:type="spellEnd"/>
            <w:r>
              <w:rPr>
                <w:color w:val="000000"/>
              </w:rPr>
              <w:t xml:space="preserve">-la </w:t>
            </w:r>
            <w:proofErr w:type="spellStart"/>
            <w:r>
              <w:rPr>
                <w:color w:val="000000"/>
              </w:rPr>
              <w:t>Hougue</w:t>
            </w:r>
            <w:proofErr w:type="spellEnd"/>
          </w:p>
        </w:tc>
        <w:tc>
          <w:tcPr>
            <w:tcW w:w="1933" w:type="dxa"/>
            <w:vAlign w:val="bottom"/>
          </w:tcPr>
          <w:p w14:paraId="61C96D9D" w14:textId="77777777" w:rsidR="00486BFE" w:rsidRPr="00E2375B" w:rsidRDefault="00486BFE" w:rsidP="00486BFE">
            <w:r w:rsidRPr="00E2375B">
              <w:rPr>
                <w:color w:val="000000"/>
              </w:rPr>
              <w:t>VAA</w:t>
            </w:r>
          </w:p>
        </w:tc>
        <w:tc>
          <w:tcPr>
            <w:tcW w:w="1764" w:type="dxa"/>
            <w:vAlign w:val="bottom"/>
          </w:tcPr>
          <w:p w14:paraId="077F1946" w14:textId="77777777" w:rsidR="00486BFE" w:rsidRPr="00E2375B" w:rsidRDefault="00486BFE" w:rsidP="00486BFE">
            <w:r w:rsidRPr="00E2375B">
              <w:rPr>
                <w:color w:val="000000"/>
              </w:rPr>
              <w:t>49.58</w:t>
            </w:r>
          </w:p>
        </w:tc>
        <w:tc>
          <w:tcPr>
            <w:tcW w:w="1307" w:type="dxa"/>
            <w:vAlign w:val="bottom"/>
          </w:tcPr>
          <w:p w14:paraId="31F941DC" w14:textId="77777777" w:rsidR="00486BFE" w:rsidRPr="00E2375B" w:rsidRDefault="00486BFE" w:rsidP="00486BFE">
            <w:r w:rsidRPr="00E2375B">
              <w:rPr>
                <w:color w:val="000000"/>
              </w:rPr>
              <w:t>-1.26</w:t>
            </w:r>
          </w:p>
        </w:tc>
        <w:tc>
          <w:tcPr>
            <w:tcW w:w="1971" w:type="dxa"/>
          </w:tcPr>
          <w:p w14:paraId="42606DF0" w14:textId="77777777" w:rsidR="00486BFE" w:rsidRPr="00E2375B" w:rsidRDefault="00486BFE" w:rsidP="00486BFE">
            <w:pPr>
              <w:rPr>
                <w:color w:val="000000"/>
                <w:lang w:val="fr-FR"/>
              </w:rPr>
            </w:pPr>
            <w:r w:rsidRPr="00E2375B">
              <w:rPr>
                <w:color w:val="000000"/>
                <w:lang w:val="fr-FR"/>
              </w:rPr>
              <w:t>France</w:t>
            </w:r>
          </w:p>
        </w:tc>
      </w:tr>
      <w:tr w:rsidR="00486BFE" w:rsidRPr="00E2375B" w14:paraId="1CF2154A" w14:textId="77777777" w:rsidTr="00D25E64">
        <w:tc>
          <w:tcPr>
            <w:tcW w:w="1560" w:type="dxa"/>
          </w:tcPr>
          <w:p w14:paraId="5AC7EE2E" w14:textId="77777777" w:rsidR="00486BFE" w:rsidRPr="00E2375B" w:rsidRDefault="00486BFE" w:rsidP="00486BFE">
            <w:pPr>
              <w:rPr>
                <w:color w:val="000000"/>
              </w:rPr>
            </w:pPr>
          </w:p>
        </w:tc>
        <w:tc>
          <w:tcPr>
            <w:tcW w:w="2792" w:type="dxa"/>
            <w:vAlign w:val="bottom"/>
          </w:tcPr>
          <w:p w14:paraId="43094B2E" w14:textId="77777777" w:rsidR="00486BFE" w:rsidRPr="00E2375B" w:rsidRDefault="00486BFE" w:rsidP="00486BFE">
            <w:r w:rsidRPr="00E2375B">
              <w:rPr>
                <w:color w:val="000000"/>
              </w:rPr>
              <w:t>Mont</w:t>
            </w:r>
            <w:r>
              <w:rPr>
                <w:color w:val="000000"/>
              </w:rPr>
              <w:t>-</w:t>
            </w:r>
            <w:r w:rsidRPr="00E2375B">
              <w:rPr>
                <w:color w:val="000000"/>
              </w:rPr>
              <w:t>Saint</w:t>
            </w:r>
            <w:r>
              <w:rPr>
                <w:color w:val="000000"/>
              </w:rPr>
              <w:t>-</w:t>
            </w:r>
            <w:r w:rsidRPr="00E2375B">
              <w:rPr>
                <w:color w:val="000000"/>
              </w:rPr>
              <w:t>Michel</w:t>
            </w:r>
          </w:p>
        </w:tc>
        <w:tc>
          <w:tcPr>
            <w:tcW w:w="1933" w:type="dxa"/>
            <w:vAlign w:val="bottom"/>
          </w:tcPr>
          <w:p w14:paraId="5695EFD6" w14:textId="77777777" w:rsidR="00486BFE" w:rsidRPr="00E2375B" w:rsidRDefault="00486BFE" w:rsidP="00486BFE">
            <w:r w:rsidRPr="00E2375B">
              <w:rPr>
                <w:color w:val="000000"/>
              </w:rPr>
              <w:t>MSM</w:t>
            </w:r>
          </w:p>
        </w:tc>
        <w:tc>
          <w:tcPr>
            <w:tcW w:w="1764" w:type="dxa"/>
            <w:vAlign w:val="bottom"/>
          </w:tcPr>
          <w:p w14:paraId="511ED38F" w14:textId="77777777" w:rsidR="00486BFE" w:rsidRPr="00E2375B" w:rsidRDefault="00486BFE" w:rsidP="00486BFE">
            <w:r w:rsidRPr="00E2375B">
              <w:rPr>
                <w:color w:val="000000"/>
              </w:rPr>
              <w:t>48.63</w:t>
            </w:r>
          </w:p>
        </w:tc>
        <w:tc>
          <w:tcPr>
            <w:tcW w:w="1307" w:type="dxa"/>
            <w:vAlign w:val="bottom"/>
          </w:tcPr>
          <w:p w14:paraId="26A70797" w14:textId="77777777" w:rsidR="00486BFE" w:rsidRPr="00E2375B" w:rsidRDefault="00486BFE" w:rsidP="00486BFE">
            <w:r w:rsidRPr="00E2375B">
              <w:rPr>
                <w:color w:val="000000"/>
              </w:rPr>
              <w:t>-1.51</w:t>
            </w:r>
          </w:p>
        </w:tc>
        <w:tc>
          <w:tcPr>
            <w:tcW w:w="1971" w:type="dxa"/>
          </w:tcPr>
          <w:p w14:paraId="70DB023F" w14:textId="77777777" w:rsidR="00486BFE" w:rsidRPr="00E2375B" w:rsidRDefault="00486BFE" w:rsidP="00486BFE">
            <w:pPr>
              <w:rPr>
                <w:color w:val="000000"/>
                <w:lang w:val="fr-FR"/>
              </w:rPr>
            </w:pPr>
            <w:r w:rsidRPr="00E2375B">
              <w:rPr>
                <w:color w:val="000000"/>
                <w:lang w:val="fr-FR"/>
              </w:rPr>
              <w:t>France</w:t>
            </w:r>
          </w:p>
        </w:tc>
      </w:tr>
      <w:tr w:rsidR="00486BFE" w:rsidRPr="00E2375B" w14:paraId="5CC83EAB" w14:textId="77777777" w:rsidTr="00D25E64">
        <w:tc>
          <w:tcPr>
            <w:tcW w:w="1560" w:type="dxa"/>
          </w:tcPr>
          <w:p w14:paraId="0E2768AA" w14:textId="77777777" w:rsidR="00486BFE" w:rsidRPr="00E2375B" w:rsidRDefault="00486BFE" w:rsidP="00486BFE">
            <w:pPr>
              <w:rPr>
                <w:color w:val="000000"/>
              </w:rPr>
            </w:pPr>
          </w:p>
        </w:tc>
        <w:tc>
          <w:tcPr>
            <w:tcW w:w="2792" w:type="dxa"/>
            <w:vAlign w:val="bottom"/>
          </w:tcPr>
          <w:p w14:paraId="18E6FEC1" w14:textId="77777777" w:rsidR="00486BFE" w:rsidRPr="00E2375B" w:rsidRDefault="00486BFE" w:rsidP="00486BFE">
            <w:r w:rsidRPr="00E2375B">
              <w:rPr>
                <w:color w:val="000000"/>
              </w:rPr>
              <w:t>Saint</w:t>
            </w:r>
            <w:r>
              <w:rPr>
                <w:color w:val="000000"/>
              </w:rPr>
              <w:t>-</w:t>
            </w:r>
            <w:proofErr w:type="spellStart"/>
            <w:r w:rsidRPr="00E2375B">
              <w:rPr>
                <w:color w:val="000000"/>
              </w:rPr>
              <w:t>Brieuc</w:t>
            </w:r>
            <w:proofErr w:type="spellEnd"/>
          </w:p>
        </w:tc>
        <w:tc>
          <w:tcPr>
            <w:tcW w:w="1933" w:type="dxa"/>
            <w:vAlign w:val="bottom"/>
          </w:tcPr>
          <w:p w14:paraId="70C7E00B" w14:textId="77777777" w:rsidR="00486BFE" w:rsidRPr="00E2375B" w:rsidRDefault="00486BFE" w:rsidP="00486BFE">
            <w:r w:rsidRPr="00E2375B">
              <w:rPr>
                <w:color w:val="000000"/>
              </w:rPr>
              <w:t>BRI</w:t>
            </w:r>
          </w:p>
        </w:tc>
        <w:tc>
          <w:tcPr>
            <w:tcW w:w="1764" w:type="dxa"/>
            <w:vAlign w:val="bottom"/>
          </w:tcPr>
          <w:p w14:paraId="3EEAED19" w14:textId="77777777" w:rsidR="00486BFE" w:rsidRPr="00E2375B" w:rsidRDefault="00486BFE" w:rsidP="00486BFE">
            <w:r w:rsidRPr="00E2375B">
              <w:rPr>
                <w:color w:val="000000"/>
              </w:rPr>
              <w:t>48.51</w:t>
            </w:r>
          </w:p>
        </w:tc>
        <w:tc>
          <w:tcPr>
            <w:tcW w:w="1307" w:type="dxa"/>
            <w:vAlign w:val="bottom"/>
          </w:tcPr>
          <w:p w14:paraId="5596AF86" w14:textId="77777777" w:rsidR="00486BFE" w:rsidRPr="00E2375B" w:rsidRDefault="00486BFE" w:rsidP="00486BFE">
            <w:r w:rsidRPr="00E2375B">
              <w:rPr>
                <w:color w:val="000000"/>
              </w:rPr>
              <w:t>-2.69</w:t>
            </w:r>
          </w:p>
        </w:tc>
        <w:tc>
          <w:tcPr>
            <w:tcW w:w="1971" w:type="dxa"/>
          </w:tcPr>
          <w:p w14:paraId="10D8808C" w14:textId="77777777" w:rsidR="00486BFE" w:rsidRPr="00E2375B" w:rsidRDefault="00486BFE" w:rsidP="00486BFE">
            <w:pPr>
              <w:rPr>
                <w:color w:val="000000"/>
                <w:lang w:val="fr-FR"/>
              </w:rPr>
            </w:pPr>
            <w:r w:rsidRPr="00E2375B">
              <w:rPr>
                <w:color w:val="000000"/>
                <w:lang w:val="fr-FR"/>
              </w:rPr>
              <w:t>France</w:t>
            </w:r>
          </w:p>
        </w:tc>
      </w:tr>
      <w:tr w:rsidR="00486BFE" w:rsidRPr="00E2375B" w14:paraId="1901C5B3" w14:textId="77777777" w:rsidTr="00D25E64">
        <w:tc>
          <w:tcPr>
            <w:tcW w:w="1560" w:type="dxa"/>
          </w:tcPr>
          <w:p w14:paraId="09190EBA" w14:textId="77777777" w:rsidR="00486BFE" w:rsidRPr="00E2375B" w:rsidRDefault="00486BFE" w:rsidP="00486BFE">
            <w:pPr>
              <w:rPr>
                <w:color w:val="000000"/>
              </w:rPr>
            </w:pPr>
          </w:p>
        </w:tc>
        <w:tc>
          <w:tcPr>
            <w:tcW w:w="2792" w:type="dxa"/>
            <w:vAlign w:val="bottom"/>
          </w:tcPr>
          <w:p w14:paraId="21569890" w14:textId="77777777" w:rsidR="00486BFE" w:rsidRPr="00E2375B" w:rsidRDefault="00486BFE" w:rsidP="00486BFE">
            <w:r w:rsidRPr="00E2375B">
              <w:rPr>
                <w:color w:val="000000"/>
              </w:rPr>
              <w:t>Pont</w:t>
            </w:r>
            <w:r>
              <w:rPr>
                <w:color w:val="000000"/>
              </w:rPr>
              <w:t>-</w:t>
            </w:r>
            <w:r w:rsidRPr="00E2375B">
              <w:rPr>
                <w:color w:val="000000"/>
              </w:rPr>
              <w:t>Mahe</w:t>
            </w:r>
          </w:p>
        </w:tc>
        <w:tc>
          <w:tcPr>
            <w:tcW w:w="1933" w:type="dxa"/>
            <w:vAlign w:val="bottom"/>
          </w:tcPr>
          <w:p w14:paraId="12279F7C" w14:textId="77777777" w:rsidR="00486BFE" w:rsidRPr="00E2375B" w:rsidRDefault="00486BFE" w:rsidP="00486BFE">
            <w:r w:rsidRPr="00E2375B">
              <w:rPr>
                <w:color w:val="000000"/>
              </w:rPr>
              <w:t>MAH</w:t>
            </w:r>
          </w:p>
        </w:tc>
        <w:tc>
          <w:tcPr>
            <w:tcW w:w="1764" w:type="dxa"/>
            <w:vAlign w:val="bottom"/>
          </w:tcPr>
          <w:p w14:paraId="151E235A" w14:textId="77777777" w:rsidR="00486BFE" w:rsidRPr="00E2375B" w:rsidRDefault="00486BFE" w:rsidP="00486BFE">
            <w:r w:rsidRPr="00E2375B">
              <w:rPr>
                <w:color w:val="000000"/>
              </w:rPr>
              <w:t>47.44</w:t>
            </w:r>
          </w:p>
        </w:tc>
        <w:tc>
          <w:tcPr>
            <w:tcW w:w="1307" w:type="dxa"/>
            <w:vAlign w:val="bottom"/>
          </w:tcPr>
          <w:p w14:paraId="403EFC3A" w14:textId="77777777" w:rsidR="00486BFE" w:rsidRPr="00E2375B" w:rsidRDefault="00486BFE" w:rsidP="00486BFE">
            <w:r w:rsidRPr="00E2375B">
              <w:rPr>
                <w:color w:val="000000"/>
              </w:rPr>
              <w:t>-2.45</w:t>
            </w:r>
          </w:p>
        </w:tc>
        <w:tc>
          <w:tcPr>
            <w:tcW w:w="1971" w:type="dxa"/>
          </w:tcPr>
          <w:p w14:paraId="4B5F1051" w14:textId="77777777" w:rsidR="00486BFE" w:rsidRPr="00E2375B" w:rsidRDefault="00486BFE" w:rsidP="00486BFE">
            <w:pPr>
              <w:rPr>
                <w:color w:val="000000"/>
                <w:lang w:val="fr-FR"/>
              </w:rPr>
            </w:pPr>
            <w:r w:rsidRPr="00E2375B">
              <w:rPr>
                <w:color w:val="000000"/>
                <w:lang w:val="fr-FR"/>
              </w:rPr>
              <w:t>France</w:t>
            </w:r>
          </w:p>
        </w:tc>
      </w:tr>
      <w:tr w:rsidR="00486BFE" w:rsidRPr="00E2375B" w14:paraId="5E3EC6C0" w14:textId="77777777" w:rsidTr="00D25E64">
        <w:tc>
          <w:tcPr>
            <w:tcW w:w="1560" w:type="dxa"/>
          </w:tcPr>
          <w:p w14:paraId="740A286F" w14:textId="77777777" w:rsidR="00486BFE" w:rsidRPr="00E2375B" w:rsidRDefault="00486BFE" w:rsidP="00486BFE">
            <w:pPr>
              <w:rPr>
                <w:color w:val="000000"/>
              </w:rPr>
            </w:pPr>
          </w:p>
        </w:tc>
        <w:tc>
          <w:tcPr>
            <w:tcW w:w="2792" w:type="dxa"/>
            <w:vAlign w:val="bottom"/>
          </w:tcPr>
          <w:p w14:paraId="44BE244F" w14:textId="77777777" w:rsidR="00486BFE" w:rsidRPr="00E2375B" w:rsidRDefault="00486BFE" w:rsidP="00486BFE">
            <w:r w:rsidRPr="00E2375B">
              <w:rPr>
                <w:color w:val="000000"/>
              </w:rPr>
              <w:t>Saint</w:t>
            </w:r>
            <w:r>
              <w:rPr>
                <w:color w:val="000000"/>
              </w:rPr>
              <w:t>-</w:t>
            </w:r>
            <w:proofErr w:type="spellStart"/>
            <w:r w:rsidRPr="00E2375B">
              <w:rPr>
                <w:color w:val="000000"/>
              </w:rPr>
              <w:t>Br</w:t>
            </w:r>
            <w:r>
              <w:rPr>
                <w:color w:val="000000"/>
              </w:rPr>
              <w:t>é</w:t>
            </w:r>
            <w:r w:rsidRPr="00E2375B">
              <w:rPr>
                <w:color w:val="000000"/>
              </w:rPr>
              <w:t>vin</w:t>
            </w:r>
            <w:proofErr w:type="spellEnd"/>
          </w:p>
        </w:tc>
        <w:tc>
          <w:tcPr>
            <w:tcW w:w="1933" w:type="dxa"/>
            <w:vAlign w:val="bottom"/>
          </w:tcPr>
          <w:p w14:paraId="4D83B973" w14:textId="77777777" w:rsidR="00486BFE" w:rsidRPr="00E2375B" w:rsidRDefault="00486BFE" w:rsidP="00486BFE">
            <w:r w:rsidRPr="00E2375B">
              <w:rPr>
                <w:color w:val="000000"/>
              </w:rPr>
              <w:t>BRE</w:t>
            </w:r>
          </w:p>
        </w:tc>
        <w:tc>
          <w:tcPr>
            <w:tcW w:w="1764" w:type="dxa"/>
            <w:vAlign w:val="bottom"/>
          </w:tcPr>
          <w:p w14:paraId="516E46F2" w14:textId="77777777" w:rsidR="00486BFE" w:rsidRPr="00E2375B" w:rsidRDefault="00486BFE" w:rsidP="00486BFE">
            <w:r w:rsidRPr="00E2375B">
              <w:rPr>
                <w:color w:val="000000"/>
              </w:rPr>
              <w:t>47.24</w:t>
            </w:r>
          </w:p>
        </w:tc>
        <w:tc>
          <w:tcPr>
            <w:tcW w:w="1307" w:type="dxa"/>
            <w:vAlign w:val="bottom"/>
          </w:tcPr>
          <w:p w14:paraId="0EA48769" w14:textId="77777777" w:rsidR="00486BFE" w:rsidRPr="00E2375B" w:rsidRDefault="00486BFE" w:rsidP="00486BFE">
            <w:r w:rsidRPr="00E2375B">
              <w:rPr>
                <w:color w:val="000000"/>
              </w:rPr>
              <w:t>-2.16</w:t>
            </w:r>
          </w:p>
        </w:tc>
        <w:tc>
          <w:tcPr>
            <w:tcW w:w="1971" w:type="dxa"/>
          </w:tcPr>
          <w:p w14:paraId="58EB8449" w14:textId="77777777" w:rsidR="00486BFE" w:rsidRPr="00E2375B" w:rsidRDefault="00486BFE" w:rsidP="00486BFE">
            <w:pPr>
              <w:rPr>
                <w:color w:val="000000"/>
              </w:rPr>
            </w:pPr>
            <w:r w:rsidRPr="00E2375B">
              <w:rPr>
                <w:color w:val="000000"/>
                <w:lang w:val="fr-FR"/>
              </w:rPr>
              <w:t>France</w:t>
            </w:r>
          </w:p>
        </w:tc>
      </w:tr>
      <w:tr w:rsidR="00486BFE" w:rsidRPr="00E2375B" w14:paraId="32AFD657" w14:textId="77777777" w:rsidTr="00D25E64">
        <w:tc>
          <w:tcPr>
            <w:tcW w:w="1560" w:type="dxa"/>
          </w:tcPr>
          <w:p w14:paraId="295B929C" w14:textId="77777777" w:rsidR="00486BFE" w:rsidRPr="00E2375B" w:rsidRDefault="00486BFE" w:rsidP="00486BFE">
            <w:pPr>
              <w:rPr>
                <w:color w:val="000000"/>
              </w:rPr>
            </w:pPr>
          </w:p>
        </w:tc>
        <w:tc>
          <w:tcPr>
            <w:tcW w:w="2792" w:type="dxa"/>
            <w:vAlign w:val="bottom"/>
          </w:tcPr>
          <w:p w14:paraId="391442DD" w14:textId="77777777" w:rsidR="00486BFE" w:rsidRPr="00E2375B" w:rsidRDefault="00486BFE" w:rsidP="00486BFE">
            <w:proofErr w:type="spellStart"/>
            <w:r w:rsidRPr="00E2375B">
              <w:rPr>
                <w:color w:val="000000"/>
              </w:rPr>
              <w:t>Noirmoutier</w:t>
            </w:r>
            <w:proofErr w:type="spellEnd"/>
          </w:p>
        </w:tc>
        <w:tc>
          <w:tcPr>
            <w:tcW w:w="1933" w:type="dxa"/>
            <w:vAlign w:val="bottom"/>
          </w:tcPr>
          <w:p w14:paraId="5955EA1B" w14:textId="77777777" w:rsidR="00486BFE" w:rsidRPr="00E2375B" w:rsidRDefault="00486BFE" w:rsidP="00486BFE">
            <w:r w:rsidRPr="00E2375B">
              <w:rPr>
                <w:color w:val="000000"/>
              </w:rPr>
              <w:t>NOI</w:t>
            </w:r>
          </w:p>
        </w:tc>
        <w:tc>
          <w:tcPr>
            <w:tcW w:w="1764" w:type="dxa"/>
            <w:vAlign w:val="bottom"/>
          </w:tcPr>
          <w:p w14:paraId="5002F522" w14:textId="77777777" w:rsidR="00486BFE" w:rsidRPr="00E2375B" w:rsidRDefault="00486BFE" w:rsidP="00486BFE">
            <w:r w:rsidRPr="00E2375B">
              <w:rPr>
                <w:color w:val="000000"/>
              </w:rPr>
              <w:t>46.98</w:t>
            </w:r>
          </w:p>
        </w:tc>
        <w:tc>
          <w:tcPr>
            <w:tcW w:w="1307" w:type="dxa"/>
            <w:vAlign w:val="bottom"/>
          </w:tcPr>
          <w:p w14:paraId="1C8305B3" w14:textId="77777777" w:rsidR="00486BFE" w:rsidRPr="00E2375B" w:rsidRDefault="00486BFE" w:rsidP="00486BFE">
            <w:r w:rsidRPr="00E2375B">
              <w:rPr>
                <w:color w:val="000000"/>
              </w:rPr>
              <w:t>-2.26</w:t>
            </w:r>
          </w:p>
        </w:tc>
        <w:tc>
          <w:tcPr>
            <w:tcW w:w="1971" w:type="dxa"/>
          </w:tcPr>
          <w:p w14:paraId="697E7087" w14:textId="77777777" w:rsidR="00486BFE" w:rsidRPr="00E2375B" w:rsidRDefault="00486BFE" w:rsidP="00486BFE">
            <w:pPr>
              <w:rPr>
                <w:color w:val="000000"/>
              </w:rPr>
            </w:pPr>
            <w:r w:rsidRPr="00E2375B">
              <w:rPr>
                <w:color w:val="000000"/>
                <w:lang w:val="fr-FR"/>
              </w:rPr>
              <w:t>France</w:t>
            </w:r>
          </w:p>
        </w:tc>
      </w:tr>
      <w:tr w:rsidR="00486BFE" w:rsidRPr="00E2375B" w14:paraId="346454F9" w14:textId="77777777" w:rsidTr="00D25E64">
        <w:tc>
          <w:tcPr>
            <w:tcW w:w="1560" w:type="dxa"/>
          </w:tcPr>
          <w:p w14:paraId="1EBEA5A5" w14:textId="77777777" w:rsidR="00486BFE" w:rsidRPr="00E2375B" w:rsidRDefault="00486BFE" w:rsidP="00486BFE">
            <w:pPr>
              <w:rPr>
                <w:color w:val="000000"/>
              </w:rPr>
            </w:pPr>
          </w:p>
        </w:tc>
        <w:tc>
          <w:tcPr>
            <w:tcW w:w="2792" w:type="dxa"/>
            <w:vAlign w:val="bottom"/>
          </w:tcPr>
          <w:p w14:paraId="12E55CD9" w14:textId="77777777" w:rsidR="00486BFE" w:rsidRPr="00E2375B" w:rsidRDefault="00486BFE" w:rsidP="00486BFE">
            <w:proofErr w:type="spellStart"/>
            <w:r w:rsidRPr="00E2375B">
              <w:rPr>
                <w:color w:val="000000"/>
              </w:rPr>
              <w:t>Aytre</w:t>
            </w:r>
            <w:proofErr w:type="spellEnd"/>
          </w:p>
        </w:tc>
        <w:tc>
          <w:tcPr>
            <w:tcW w:w="1933" w:type="dxa"/>
            <w:vAlign w:val="bottom"/>
          </w:tcPr>
          <w:p w14:paraId="0427A343" w14:textId="77777777" w:rsidR="00486BFE" w:rsidRPr="00E2375B" w:rsidRDefault="00486BFE" w:rsidP="00486BFE">
            <w:r w:rsidRPr="00E2375B">
              <w:rPr>
                <w:color w:val="000000"/>
              </w:rPr>
              <w:t>AYT</w:t>
            </w:r>
          </w:p>
        </w:tc>
        <w:tc>
          <w:tcPr>
            <w:tcW w:w="1764" w:type="dxa"/>
            <w:vAlign w:val="bottom"/>
          </w:tcPr>
          <w:p w14:paraId="7FAEFE2E" w14:textId="77777777" w:rsidR="00486BFE" w:rsidRPr="00E2375B" w:rsidRDefault="00486BFE" w:rsidP="00486BFE">
            <w:r w:rsidRPr="00E2375B">
              <w:rPr>
                <w:color w:val="000000"/>
              </w:rPr>
              <w:t>46.12</w:t>
            </w:r>
          </w:p>
        </w:tc>
        <w:tc>
          <w:tcPr>
            <w:tcW w:w="1307" w:type="dxa"/>
            <w:vAlign w:val="bottom"/>
          </w:tcPr>
          <w:p w14:paraId="775A176E" w14:textId="77777777" w:rsidR="00486BFE" w:rsidRPr="00E2375B" w:rsidRDefault="00486BFE" w:rsidP="00486BFE">
            <w:r w:rsidRPr="00E2375B">
              <w:rPr>
                <w:color w:val="000000"/>
              </w:rPr>
              <w:t>-1.12</w:t>
            </w:r>
          </w:p>
        </w:tc>
        <w:tc>
          <w:tcPr>
            <w:tcW w:w="1971" w:type="dxa"/>
          </w:tcPr>
          <w:p w14:paraId="5641C661" w14:textId="77777777" w:rsidR="00486BFE" w:rsidRPr="00E2375B" w:rsidRDefault="00486BFE" w:rsidP="00486BFE">
            <w:pPr>
              <w:rPr>
                <w:color w:val="000000"/>
              </w:rPr>
            </w:pPr>
            <w:r w:rsidRPr="00E2375B">
              <w:rPr>
                <w:color w:val="000000"/>
                <w:lang w:val="fr-FR"/>
              </w:rPr>
              <w:t>France</w:t>
            </w:r>
          </w:p>
        </w:tc>
      </w:tr>
      <w:tr w:rsidR="00486BFE" w:rsidRPr="00E2375B" w14:paraId="185F2020" w14:textId="77777777" w:rsidTr="00D25E64">
        <w:tc>
          <w:tcPr>
            <w:tcW w:w="1560" w:type="dxa"/>
          </w:tcPr>
          <w:p w14:paraId="081CB737" w14:textId="77777777" w:rsidR="00486BFE" w:rsidRPr="00E2375B" w:rsidRDefault="00486BFE" w:rsidP="00486BFE">
            <w:pPr>
              <w:rPr>
                <w:color w:val="000000"/>
              </w:rPr>
            </w:pPr>
          </w:p>
        </w:tc>
        <w:tc>
          <w:tcPr>
            <w:tcW w:w="2792" w:type="dxa"/>
            <w:vAlign w:val="bottom"/>
          </w:tcPr>
          <w:p w14:paraId="50AD7BE4" w14:textId="77777777" w:rsidR="00486BFE" w:rsidRPr="00E2375B" w:rsidRDefault="00486BFE" w:rsidP="00486BFE">
            <w:proofErr w:type="spellStart"/>
            <w:r w:rsidRPr="00E2375B">
              <w:rPr>
                <w:color w:val="000000"/>
              </w:rPr>
              <w:t>Fouras</w:t>
            </w:r>
            <w:proofErr w:type="spellEnd"/>
          </w:p>
        </w:tc>
        <w:tc>
          <w:tcPr>
            <w:tcW w:w="1933" w:type="dxa"/>
            <w:vAlign w:val="bottom"/>
          </w:tcPr>
          <w:p w14:paraId="2A76BB89" w14:textId="77777777" w:rsidR="00486BFE" w:rsidRPr="00E2375B" w:rsidRDefault="00486BFE" w:rsidP="00486BFE">
            <w:r w:rsidRPr="00E2375B">
              <w:rPr>
                <w:color w:val="000000"/>
              </w:rPr>
              <w:t>FOU</w:t>
            </w:r>
          </w:p>
        </w:tc>
        <w:tc>
          <w:tcPr>
            <w:tcW w:w="1764" w:type="dxa"/>
            <w:vAlign w:val="bottom"/>
          </w:tcPr>
          <w:p w14:paraId="28054B37" w14:textId="77777777" w:rsidR="00486BFE" w:rsidRPr="00E2375B" w:rsidRDefault="00486BFE" w:rsidP="00486BFE">
            <w:r w:rsidRPr="00E2375B">
              <w:rPr>
                <w:color w:val="000000"/>
              </w:rPr>
              <w:t>45.98</w:t>
            </w:r>
          </w:p>
        </w:tc>
        <w:tc>
          <w:tcPr>
            <w:tcW w:w="1307" w:type="dxa"/>
            <w:vAlign w:val="bottom"/>
          </w:tcPr>
          <w:p w14:paraId="6E234BA7" w14:textId="77777777" w:rsidR="00486BFE" w:rsidRPr="00E2375B" w:rsidRDefault="00486BFE" w:rsidP="00486BFE">
            <w:r w:rsidRPr="00E2375B">
              <w:rPr>
                <w:color w:val="000000"/>
              </w:rPr>
              <w:t>-1.09</w:t>
            </w:r>
          </w:p>
        </w:tc>
        <w:tc>
          <w:tcPr>
            <w:tcW w:w="1971" w:type="dxa"/>
          </w:tcPr>
          <w:p w14:paraId="5B1A3B3B" w14:textId="77777777" w:rsidR="00486BFE" w:rsidRPr="00E2375B" w:rsidRDefault="00486BFE" w:rsidP="00486BFE">
            <w:pPr>
              <w:rPr>
                <w:color w:val="000000"/>
              </w:rPr>
            </w:pPr>
            <w:r w:rsidRPr="00E2375B">
              <w:rPr>
                <w:color w:val="000000"/>
                <w:lang w:val="fr-FR"/>
              </w:rPr>
              <w:t>France</w:t>
            </w:r>
          </w:p>
        </w:tc>
      </w:tr>
      <w:tr w:rsidR="00486BFE" w:rsidRPr="00E2375B" w14:paraId="65DD5D23" w14:textId="77777777" w:rsidTr="00D25E64">
        <w:tc>
          <w:tcPr>
            <w:tcW w:w="1560" w:type="dxa"/>
            <w:tcBorders>
              <w:bottom w:val="single" w:sz="4" w:space="0" w:color="auto"/>
            </w:tcBorders>
          </w:tcPr>
          <w:p w14:paraId="14602F5D" w14:textId="77777777" w:rsidR="00486BFE" w:rsidRPr="00E2375B" w:rsidRDefault="00486BFE" w:rsidP="00486BFE">
            <w:pPr>
              <w:rPr>
                <w:color w:val="000000"/>
              </w:rPr>
            </w:pPr>
          </w:p>
        </w:tc>
        <w:tc>
          <w:tcPr>
            <w:tcW w:w="2792" w:type="dxa"/>
            <w:tcBorders>
              <w:bottom w:val="single" w:sz="4" w:space="0" w:color="auto"/>
            </w:tcBorders>
            <w:vAlign w:val="bottom"/>
          </w:tcPr>
          <w:p w14:paraId="4905BE0E" w14:textId="77777777" w:rsidR="00486BFE" w:rsidRPr="00E2375B" w:rsidRDefault="00486BFE" w:rsidP="00486BFE">
            <w:proofErr w:type="spellStart"/>
            <w:r w:rsidRPr="00E2375B">
              <w:rPr>
                <w:color w:val="000000"/>
              </w:rPr>
              <w:t>Arcachon</w:t>
            </w:r>
            <w:proofErr w:type="spellEnd"/>
          </w:p>
        </w:tc>
        <w:tc>
          <w:tcPr>
            <w:tcW w:w="1933" w:type="dxa"/>
            <w:tcBorders>
              <w:bottom w:val="single" w:sz="4" w:space="0" w:color="auto"/>
            </w:tcBorders>
            <w:vAlign w:val="bottom"/>
          </w:tcPr>
          <w:p w14:paraId="7C58EC8F" w14:textId="77777777" w:rsidR="00486BFE" w:rsidRPr="00E2375B" w:rsidRDefault="00486BFE" w:rsidP="00486BFE">
            <w:r w:rsidRPr="00E2375B">
              <w:rPr>
                <w:color w:val="000000"/>
              </w:rPr>
              <w:t>ARC</w:t>
            </w:r>
          </w:p>
        </w:tc>
        <w:tc>
          <w:tcPr>
            <w:tcW w:w="1764" w:type="dxa"/>
            <w:tcBorders>
              <w:bottom w:val="single" w:sz="4" w:space="0" w:color="auto"/>
            </w:tcBorders>
            <w:vAlign w:val="bottom"/>
          </w:tcPr>
          <w:p w14:paraId="7A78231B" w14:textId="77777777" w:rsidR="00486BFE" w:rsidRPr="00E2375B" w:rsidRDefault="00486BFE" w:rsidP="00486BFE">
            <w:r w:rsidRPr="00E2375B">
              <w:rPr>
                <w:color w:val="000000"/>
              </w:rPr>
              <w:t>44.65</w:t>
            </w:r>
          </w:p>
        </w:tc>
        <w:tc>
          <w:tcPr>
            <w:tcW w:w="1307" w:type="dxa"/>
            <w:tcBorders>
              <w:bottom w:val="single" w:sz="4" w:space="0" w:color="auto"/>
            </w:tcBorders>
            <w:vAlign w:val="bottom"/>
          </w:tcPr>
          <w:p w14:paraId="6DE7B812" w14:textId="77777777" w:rsidR="00486BFE" w:rsidRPr="00E2375B" w:rsidRDefault="00486BFE" w:rsidP="00486BFE">
            <w:r w:rsidRPr="00E2375B">
              <w:rPr>
                <w:color w:val="000000"/>
              </w:rPr>
              <w:t>-1.17</w:t>
            </w:r>
          </w:p>
        </w:tc>
        <w:tc>
          <w:tcPr>
            <w:tcW w:w="1971" w:type="dxa"/>
            <w:tcBorders>
              <w:bottom w:val="single" w:sz="4" w:space="0" w:color="auto"/>
            </w:tcBorders>
          </w:tcPr>
          <w:p w14:paraId="6D8D6EB7" w14:textId="77777777" w:rsidR="00486BFE" w:rsidRPr="00E2375B" w:rsidRDefault="00486BFE" w:rsidP="00486BFE">
            <w:pPr>
              <w:rPr>
                <w:color w:val="000000"/>
              </w:rPr>
            </w:pPr>
            <w:r w:rsidRPr="00E2375B">
              <w:rPr>
                <w:color w:val="000000"/>
                <w:lang w:val="fr-FR"/>
              </w:rPr>
              <w:t>France</w:t>
            </w:r>
          </w:p>
        </w:tc>
      </w:tr>
      <w:tr w:rsidR="00D25E64" w:rsidRPr="00E2375B" w14:paraId="30E65ACF" w14:textId="77777777" w:rsidTr="00D25E64">
        <w:tc>
          <w:tcPr>
            <w:tcW w:w="1560" w:type="dxa"/>
            <w:vMerge w:val="restart"/>
            <w:tcBorders>
              <w:top w:val="single" w:sz="4" w:space="0" w:color="auto"/>
              <w:bottom w:val="nil"/>
            </w:tcBorders>
          </w:tcPr>
          <w:p w14:paraId="784AEEE3" w14:textId="44BAA2E7" w:rsidR="00D25E64" w:rsidRPr="00486BFE" w:rsidRDefault="00D25E64" w:rsidP="00486BFE">
            <w:pPr>
              <w:rPr>
                <w:i/>
                <w:iCs/>
                <w:color w:val="000000"/>
              </w:rPr>
            </w:pPr>
            <w:proofErr w:type="spellStart"/>
            <w:r w:rsidRPr="00486BFE">
              <w:rPr>
                <w:i/>
                <w:iCs/>
                <w:color w:val="000000"/>
              </w:rPr>
              <w:t>Macoma</w:t>
            </w:r>
            <w:proofErr w:type="spellEnd"/>
            <w:r w:rsidRPr="00486BFE">
              <w:rPr>
                <w:i/>
                <w:iCs/>
                <w:color w:val="000000"/>
              </w:rPr>
              <w:t xml:space="preserve"> </w:t>
            </w:r>
            <w:proofErr w:type="spellStart"/>
            <w:r w:rsidRPr="00486BFE">
              <w:rPr>
                <w:i/>
                <w:iCs/>
                <w:color w:val="000000"/>
              </w:rPr>
              <w:t>petalum</w:t>
            </w:r>
            <w:proofErr w:type="spellEnd"/>
          </w:p>
        </w:tc>
        <w:tc>
          <w:tcPr>
            <w:tcW w:w="2792" w:type="dxa"/>
            <w:tcBorders>
              <w:top w:val="single" w:sz="4" w:space="0" w:color="auto"/>
              <w:bottom w:val="nil"/>
            </w:tcBorders>
            <w:vAlign w:val="bottom"/>
          </w:tcPr>
          <w:p w14:paraId="6DBB7F3C" w14:textId="77777777" w:rsidR="00D25E64" w:rsidRPr="00E2375B" w:rsidRDefault="00D25E64" w:rsidP="00486BFE">
            <w:pPr>
              <w:rPr>
                <w:color w:val="000000"/>
              </w:rPr>
            </w:pPr>
            <w:r>
              <w:rPr>
                <w:color w:val="000000"/>
              </w:rPr>
              <w:t>Addison</w:t>
            </w:r>
          </w:p>
        </w:tc>
        <w:tc>
          <w:tcPr>
            <w:tcW w:w="1933" w:type="dxa"/>
            <w:tcBorders>
              <w:top w:val="single" w:sz="4" w:space="0" w:color="auto"/>
              <w:bottom w:val="nil"/>
            </w:tcBorders>
            <w:vAlign w:val="bottom"/>
          </w:tcPr>
          <w:p w14:paraId="4D0D1BE7" w14:textId="77777777" w:rsidR="00D25E64" w:rsidRPr="00E2375B" w:rsidRDefault="00D25E64" w:rsidP="00486BFE">
            <w:pPr>
              <w:rPr>
                <w:color w:val="000000"/>
              </w:rPr>
            </w:pPr>
            <w:r>
              <w:rPr>
                <w:color w:val="000000"/>
              </w:rPr>
              <w:t>ADD</w:t>
            </w:r>
          </w:p>
        </w:tc>
        <w:tc>
          <w:tcPr>
            <w:tcW w:w="1764" w:type="dxa"/>
            <w:tcBorders>
              <w:top w:val="single" w:sz="4" w:space="0" w:color="auto"/>
              <w:bottom w:val="nil"/>
            </w:tcBorders>
            <w:vAlign w:val="bottom"/>
          </w:tcPr>
          <w:p w14:paraId="0AF4578B" w14:textId="77777777" w:rsidR="00D25E64" w:rsidRPr="00E2375B" w:rsidRDefault="00D25E64" w:rsidP="00486BFE">
            <w:pPr>
              <w:rPr>
                <w:color w:val="000000"/>
              </w:rPr>
            </w:pPr>
            <w:r>
              <w:rPr>
                <w:color w:val="000000"/>
              </w:rPr>
              <w:t>44.62</w:t>
            </w:r>
          </w:p>
        </w:tc>
        <w:tc>
          <w:tcPr>
            <w:tcW w:w="1307" w:type="dxa"/>
            <w:tcBorders>
              <w:top w:val="single" w:sz="4" w:space="0" w:color="auto"/>
              <w:bottom w:val="nil"/>
            </w:tcBorders>
            <w:vAlign w:val="bottom"/>
          </w:tcPr>
          <w:p w14:paraId="5ACF352E" w14:textId="77777777" w:rsidR="00D25E64" w:rsidRPr="00E2375B" w:rsidRDefault="00D25E64" w:rsidP="00486BFE">
            <w:pPr>
              <w:rPr>
                <w:color w:val="000000"/>
              </w:rPr>
            </w:pPr>
            <w:r>
              <w:rPr>
                <w:color w:val="000000"/>
              </w:rPr>
              <w:t>-67.74</w:t>
            </w:r>
          </w:p>
        </w:tc>
        <w:tc>
          <w:tcPr>
            <w:tcW w:w="1971" w:type="dxa"/>
            <w:tcBorders>
              <w:top w:val="single" w:sz="4" w:space="0" w:color="auto"/>
              <w:bottom w:val="nil"/>
            </w:tcBorders>
          </w:tcPr>
          <w:p w14:paraId="5A37FCB4" w14:textId="43D35968" w:rsidR="00D25E64" w:rsidRPr="00E2375B" w:rsidRDefault="00D25E64" w:rsidP="00486BFE">
            <w:pPr>
              <w:rPr>
                <w:color w:val="000000"/>
                <w:lang w:val="fr-FR"/>
              </w:rPr>
            </w:pPr>
            <w:r>
              <w:rPr>
                <w:color w:val="000000"/>
                <w:lang w:val="fr-FR"/>
              </w:rPr>
              <w:t>United States</w:t>
            </w:r>
          </w:p>
        </w:tc>
      </w:tr>
      <w:tr w:rsidR="00D25E64" w:rsidRPr="00E2375B" w14:paraId="381C57C9" w14:textId="77777777" w:rsidTr="00D25E64">
        <w:tc>
          <w:tcPr>
            <w:tcW w:w="1560" w:type="dxa"/>
            <w:vMerge/>
            <w:tcBorders>
              <w:top w:val="nil"/>
            </w:tcBorders>
          </w:tcPr>
          <w:p w14:paraId="103693BD" w14:textId="77777777" w:rsidR="00D25E64" w:rsidRPr="00E2375B" w:rsidRDefault="00D25E64" w:rsidP="00486BFE">
            <w:pPr>
              <w:rPr>
                <w:color w:val="000000"/>
              </w:rPr>
            </w:pPr>
          </w:p>
        </w:tc>
        <w:tc>
          <w:tcPr>
            <w:tcW w:w="2792" w:type="dxa"/>
            <w:tcBorders>
              <w:top w:val="nil"/>
            </w:tcBorders>
            <w:vAlign w:val="bottom"/>
          </w:tcPr>
          <w:p w14:paraId="18CE79A7" w14:textId="77777777" w:rsidR="00D25E64" w:rsidRPr="00E2375B" w:rsidRDefault="00D25E64" w:rsidP="00486BFE">
            <w:pPr>
              <w:rPr>
                <w:color w:val="000000"/>
              </w:rPr>
            </w:pPr>
            <w:r>
              <w:rPr>
                <w:color w:val="000000"/>
              </w:rPr>
              <w:t>York River</w:t>
            </w:r>
          </w:p>
        </w:tc>
        <w:tc>
          <w:tcPr>
            <w:tcW w:w="1933" w:type="dxa"/>
            <w:tcBorders>
              <w:top w:val="nil"/>
            </w:tcBorders>
            <w:vAlign w:val="bottom"/>
          </w:tcPr>
          <w:p w14:paraId="441DB3CA" w14:textId="77777777" w:rsidR="00D25E64" w:rsidRPr="00E2375B" w:rsidRDefault="00D25E64" w:rsidP="00486BFE">
            <w:pPr>
              <w:rPr>
                <w:color w:val="000000"/>
              </w:rPr>
            </w:pPr>
            <w:r>
              <w:rPr>
                <w:color w:val="000000"/>
              </w:rPr>
              <w:t>YR</w:t>
            </w:r>
          </w:p>
        </w:tc>
        <w:tc>
          <w:tcPr>
            <w:tcW w:w="1764" w:type="dxa"/>
            <w:tcBorders>
              <w:top w:val="nil"/>
            </w:tcBorders>
            <w:vAlign w:val="bottom"/>
          </w:tcPr>
          <w:p w14:paraId="42872818" w14:textId="77777777" w:rsidR="00D25E64" w:rsidRPr="00E2375B" w:rsidRDefault="00D25E64" w:rsidP="00486BFE">
            <w:pPr>
              <w:rPr>
                <w:color w:val="000000"/>
              </w:rPr>
            </w:pPr>
            <w:r>
              <w:rPr>
                <w:color w:val="000000"/>
              </w:rPr>
              <w:t>37.41</w:t>
            </w:r>
          </w:p>
        </w:tc>
        <w:tc>
          <w:tcPr>
            <w:tcW w:w="1307" w:type="dxa"/>
            <w:tcBorders>
              <w:top w:val="nil"/>
            </w:tcBorders>
            <w:vAlign w:val="bottom"/>
          </w:tcPr>
          <w:p w14:paraId="561A0725" w14:textId="77777777" w:rsidR="00D25E64" w:rsidRPr="00E2375B" w:rsidRDefault="00D25E64" w:rsidP="00486BFE">
            <w:pPr>
              <w:rPr>
                <w:color w:val="000000"/>
              </w:rPr>
            </w:pPr>
            <w:r>
              <w:rPr>
                <w:color w:val="000000"/>
              </w:rPr>
              <w:t>-76.71</w:t>
            </w:r>
          </w:p>
        </w:tc>
        <w:tc>
          <w:tcPr>
            <w:tcW w:w="1971" w:type="dxa"/>
            <w:tcBorders>
              <w:top w:val="nil"/>
            </w:tcBorders>
          </w:tcPr>
          <w:p w14:paraId="3F90FBE5" w14:textId="1846B52A" w:rsidR="00D25E64" w:rsidRPr="00E2375B" w:rsidRDefault="00D25E64" w:rsidP="00486BFE">
            <w:pPr>
              <w:rPr>
                <w:color w:val="000000"/>
                <w:lang w:val="fr-FR"/>
              </w:rPr>
            </w:pPr>
            <w:r>
              <w:rPr>
                <w:color w:val="000000"/>
                <w:lang w:val="fr-FR"/>
              </w:rPr>
              <w:t>United States</w:t>
            </w:r>
          </w:p>
        </w:tc>
      </w:tr>
    </w:tbl>
    <w:p w14:paraId="628FFE08" w14:textId="77777777" w:rsidR="00854744" w:rsidRPr="00E2375B" w:rsidRDefault="00854744" w:rsidP="00854744">
      <w:pPr>
        <w:spacing w:line="360" w:lineRule="auto"/>
        <w:jc w:val="both"/>
      </w:pPr>
    </w:p>
    <w:p w14:paraId="491151EC" w14:textId="77777777" w:rsidR="00854744" w:rsidRPr="00E2375B" w:rsidDel="00D17F85" w:rsidRDefault="00854744" w:rsidP="00854744">
      <w:pPr>
        <w:spacing w:line="360" w:lineRule="auto"/>
        <w:jc w:val="both"/>
        <w:rPr>
          <w:del w:id="0" w:author="sab le cam" w:date="2023-04-28T11:04:00Z"/>
        </w:rPr>
      </w:pPr>
    </w:p>
    <w:p w14:paraId="38809C7B" w14:textId="31042FB5" w:rsidR="00854744" w:rsidDel="00D17F85" w:rsidRDefault="00854744" w:rsidP="00854744">
      <w:pPr>
        <w:spacing w:line="360" w:lineRule="auto"/>
        <w:jc w:val="both"/>
        <w:rPr>
          <w:del w:id="1" w:author="sab le cam" w:date="2023-04-28T11:03:00Z"/>
        </w:rPr>
      </w:pPr>
    </w:p>
    <w:p w14:paraId="39225B98" w14:textId="77777777" w:rsidR="00C64B0E" w:rsidRDefault="00C64B0E">
      <w:r>
        <w:br w:type="page"/>
      </w:r>
    </w:p>
    <w:p w14:paraId="17920855" w14:textId="76551563" w:rsidR="005009BA" w:rsidDel="00D17F85" w:rsidRDefault="00E2691A" w:rsidP="00F008F6">
      <w:pPr>
        <w:rPr>
          <w:del w:id="2" w:author="sab le cam" w:date="2023-04-28T11:03:00Z"/>
        </w:rPr>
      </w:pPr>
      <w:r w:rsidRPr="00E2375B">
        <w:lastRenderedPageBreak/>
        <w:t>Table S</w:t>
      </w:r>
      <w:r>
        <w:t>2</w:t>
      </w:r>
      <w:r w:rsidRPr="00E2375B">
        <w:t xml:space="preserve"> </w:t>
      </w:r>
      <w:r w:rsidR="00F008F6">
        <w:t>Net distance (da)</w:t>
      </w:r>
      <w:r w:rsidR="00FF1678">
        <w:t xml:space="preserve"> </w:t>
      </w:r>
      <w:r w:rsidR="00F008F6">
        <w:t>between monophyletic</w:t>
      </w:r>
      <w:r w:rsidR="00FF1678">
        <w:t xml:space="preserve"> </w:t>
      </w:r>
      <w:proofErr w:type="spellStart"/>
      <w:r w:rsidR="00FF1678" w:rsidRPr="00FF1678">
        <w:rPr>
          <w:i/>
          <w:iCs/>
        </w:rPr>
        <w:t>Macoma</w:t>
      </w:r>
      <w:proofErr w:type="spellEnd"/>
      <w:r w:rsidR="00FF1678">
        <w:t xml:space="preserve"> lineages and estimates of cladogenesis age. Upper estimates are based on the date of the earlier </w:t>
      </w:r>
      <w:proofErr w:type="spellStart"/>
      <w:proofErr w:type="gramStart"/>
      <w:r w:rsidR="00FF1678" w:rsidRPr="00D16729">
        <w:rPr>
          <w:i/>
          <w:iCs/>
        </w:rPr>
        <w:t>M.balthica</w:t>
      </w:r>
      <w:proofErr w:type="spellEnd"/>
      <w:proofErr w:type="gramEnd"/>
      <w:r w:rsidR="00FF1678">
        <w:t xml:space="preserve"> (2 My) and lower estimates , on the opening of the Bering strait (3.5 My).</w:t>
      </w:r>
    </w:p>
    <w:tbl>
      <w:tblPr>
        <w:tblW w:w="10484" w:type="dxa"/>
        <w:tblInd w:w="-113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3"/>
        <w:gridCol w:w="1801"/>
        <w:gridCol w:w="615"/>
        <w:gridCol w:w="744"/>
        <w:gridCol w:w="707"/>
        <w:gridCol w:w="96"/>
        <w:gridCol w:w="1977"/>
        <w:gridCol w:w="695"/>
        <w:gridCol w:w="992"/>
        <w:gridCol w:w="1134"/>
      </w:tblGrid>
      <w:tr w:rsidR="00E2691A" w:rsidRPr="00E2691A" w14:paraId="5B98DDBB" w14:textId="77777777" w:rsidTr="00E2691A">
        <w:trPr>
          <w:trHeight w:val="315"/>
        </w:trPr>
        <w:tc>
          <w:tcPr>
            <w:tcW w:w="172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E775B8" w14:textId="77777777" w:rsidR="00E2691A" w:rsidRPr="00E2691A" w:rsidRDefault="00E2691A" w:rsidP="00E2691A">
            <w:pPr>
              <w:spacing w:line="360" w:lineRule="auto"/>
              <w:jc w:val="both"/>
              <w:rPr>
                <w:lang w:val="en-FR"/>
              </w:rPr>
            </w:pPr>
          </w:p>
        </w:tc>
        <w:tc>
          <w:tcPr>
            <w:tcW w:w="3995" w:type="dxa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9BFB9E" w14:textId="77777777" w:rsidR="00E2691A" w:rsidRPr="00E2691A" w:rsidRDefault="00E2691A" w:rsidP="00E2691A">
            <w:pPr>
              <w:spacing w:line="360" w:lineRule="auto"/>
              <w:jc w:val="both"/>
              <w:rPr>
                <w:b/>
                <w:bCs/>
                <w:i/>
                <w:iCs/>
                <w:lang w:val="en-FR"/>
              </w:rPr>
            </w:pPr>
            <w:r w:rsidRPr="00E2691A">
              <w:rPr>
                <w:b/>
                <w:bCs/>
                <w:i/>
                <w:iCs/>
                <w:lang w:val="en-FR"/>
              </w:rPr>
              <w:t>cox1f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10CC31" w14:textId="77777777" w:rsidR="00E2691A" w:rsidRPr="00E2691A" w:rsidRDefault="00E2691A" w:rsidP="00E2691A">
            <w:pPr>
              <w:spacing w:line="360" w:lineRule="auto"/>
              <w:jc w:val="both"/>
              <w:rPr>
                <w:b/>
                <w:bCs/>
                <w:i/>
                <w:iCs/>
                <w:lang w:val="en-FR"/>
              </w:rPr>
            </w:pPr>
          </w:p>
        </w:tc>
        <w:tc>
          <w:tcPr>
            <w:tcW w:w="4670" w:type="dxa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764DF1" w14:textId="77777777" w:rsidR="00E2691A" w:rsidRPr="00E2691A" w:rsidRDefault="00E2691A" w:rsidP="00E2691A">
            <w:pPr>
              <w:spacing w:line="360" w:lineRule="auto"/>
              <w:jc w:val="both"/>
              <w:rPr>
                <w:b/>
                <w:bCs/>
                <w:i/>
                <w:iCs/>
                <w:lang w:val="en-FR"/>
              </w:rPr>
            </w:pPr>
            <w:r w:rsidRPr="00E2691A">
              <w:rPr>
                <w:b/>
                <w:bCs/>
                <w:i/>
                <w:iCs/>
                <w:lang w:val="en-FR"/>
              </w:rPr>
              <w:t>cox1m</w:t>
            </w:r>
          </w:p>
        </w:tc>
      </w:tr>
      <w:tr w:rsidR="00E2691A" w:rsidRPr="00E2691A" w14:paraId="316C65CE" w14:textId="77777777" w:rsidTr="003A1FD3">
        <w:trPr>
          <w:trHeight w:val="315"/>
        </w:trPr>
        <w:tc>
          <w:tcPr>
            <w:tcW w:w="172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7F3E35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  <w:t>Contrast</w:t>
            </w:r>
          </w:p>
        </w:tc>
        <w:tc>
          <w:tcPr>
            <w:tcW w:w="18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82209D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  <w:t>Clades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2A0B11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  <w:t>da (s/s)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F75176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  <w:t>upper (My)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FCDDE1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  <w:t>lower (My)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D8DB8D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</w:pPr>
          </w:p>
        </w:tc>
        <w:tc>
          <w:tcPr>
            <w:tcW w:w="19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6B8FC2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  <w:t>Clades</w:t>
            </w:r>
          </w:p>
        </w:tc>
        <w:tc>
          <w:tcPr>
            <w:tcW w:w="5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76CFA9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  <w:t>da (s/s)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093321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  <w:t>upper (My)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FB3D53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  <w:t>lower (My)</w:t>
            </w:r>
          </w:p>
        </w:tc>
      </w:tr>
      <w:tr w:rsidR="00E2691A" w:rsidRPr="00E2691A" w14:paraId="34DD4461" w14:textId="77777777" w:rsidTr="003A1FD3">
        <w:trPr>
          <w:trHeight w:val="315"/>
        </w:trPr>
        <w:tc>
          <w:tcPr>
            <w:tcW w:w="172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8A62B5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i/>
                <w:iCs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i/>
                <w:iCs/>
                <w:sz w:val="22"/>
                <w:szCs w:val="22"/>
                <w:lang w:val="fr-FR"/>
              </w:rPr>
              <w:t>M.petalum - M. balthica</w:t>
            </w:r>
          </w:p>
        </w:tc>
        <w:tc>
          <w:tcPr>
            <w:tcW w:w="18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F98F8C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A vs bi/C/D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04C6DF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0,217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4E511F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4,898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8AF2B2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8,571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8D67BD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</w:p>
        </w:tc>
        <w:tc>
          <w:tcPr>
            <w:tcW w:w="1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D185AA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A vs mi/C/D</w:t>
            </w:r>
          </w:p>
        </w:tc>
        <w:tc>
          <w:tcPr>
            <w:tcW w:w="5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01B9F5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0,447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478E65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5,40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2EA0D8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9,46</w:t>
            </w:r>
          </w:p>
        </w:tc>
      </w:tr>
      <w:tr w:rsidR="00E2691A" w:rsidRPr="00E2691A" w14:paraId="1E368561" w14:textId="77777777" w:rsidTr="003A1FD3">
        <w:trPr>
          <w:trHeight w:val="315"/>
        </w:trPr>
        <w:tc>
          <w:tcPr>
            <w:tcW w:w="172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9502C6" w14:textId="036D4429" w:rsidR="00E2691A" w:rsidRPr="00D16729" w:rsidRDefault="00D16729" w:rsidP="003A1FD3">
            <w:pPr>
              <w:pStyle w:val="Standard"/>
              <w:rPr>
                <w:rFonts w:ascii="Times New Roman" w:hAnsi="Times New Roman" w:cs="Times New Roman"/>
                <w:i/>
                <w:iCs/>
                <w:sz w:val="22"/>
                <w:szCs w:val="22"/>
                <w:lang w:val="en-US"/>
              </w:rPr>
            </w:pPr>
            <w:r w:rsidRPr="00D16729">
              <w:rPr>
                <w:rFonts w:ascii="Times New Roman" w:hAnsi="Times New Roman" w:cs="Times New Roman"/>
                <w:i/>
                <w:iCs/>
                <w:sz w:val="22"/>
                <w:szCs w:val="22"/>
                <w:lang w:val="en-US"/>
              </w:rPr>
              <w:t xml:space="preserve">M. b. </w:t>
            </w:r>
            <w:r w:rsidR="00E2691A" w:rsidRPr="00D16729">
              <w:rPr>
                <w:rFonts w:ascii="Times New Roman" w:hAnsi="Times New Roman" w:cs="Times New Roman"/>
                <w:i/>
                <w:iCs/>
                <w:sz w:val="22"/>
                <w:szCs w:val="22"/>
                <w:lang w:val="en-US"/>
              </w:rPr>
              <w:t>rubra-</w:t>
            </w:r>
            <w:r w:rsidRPr="00D16729">
              <w:rPr>
                <w:rFonts w:ascii="Times New Roman" w:hAnsi="Times New Roman" w:cs="Times New Roman"/>
                <w:i/>
                <w:iCs/>
                <w:sz w:val="22"/>
                <w:szCs w:val="22"/>
                <w:lang w:val="en-US"/>
              </w:rPr>
              <w:t xml:space="preserve"> M. b. </w:t>
            </w:r>
            <w:proofErr w:type="spellStart"/>
            <w:r w:rsidR="00E2691A" w:rsidRPr="00D16729">
              <w:rPr>
                <w:rFonts w:ascii="Times New Roman" w:hAnsi="Times New Roman" w:cs="Times New Roman"/>
                <w:i/>
                <w:iCs/>
                <w:sz w:val="22"/>
                <w:szCs w:val="22"/>
                <w:lang w:val="en-US"/>
              </w:rPr>
              <w:t>balthica</w:t>
            </w:r>
            <w:proofErr w:type="spellEnd"/>
            <w:r w:rsidR="00E2691A" w:rsidRPr="00D16729">
              <w:rPr>
                <w:rFonts w:ascii="Times New Roman" w:hAnsi="Times New Roman" w:cs="Times New Roman"/>
                <w:i/>
                <w:iCs/>
                <w:sz w:val="22"/>
                <w:szCs w:val="22"/>
                <w:lang w:val="en-US"/>
              </w:rPr>
              <w:t> lineages</w:t>
            </w:r>
          </w:p>
        </w:tc>
        <w:tc>
          <w:tcPr>
            <w:tcW w:w="18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982EFD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proofErr w:type="gramStart"/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bi</w:t>
            </w:r>
            <w:proofErr w:type="gramEnd"/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 xml:space="preserve"> vs C/D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4F5735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0,089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D1680B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2,000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913507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3,500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AC2EE1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</w:p>
        </w:tc>
        <w:tc>
          <w:tcPr>
            <w:tcW w:w="1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8F1F57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mi vs C/D</w:t>
            </w:r>
          </w:p>
        </w:tc>
        <w:tc>
          <w:tcPr>
            <w:tcW w:w="5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B22FE2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0,165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E3E4CA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2,00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CD049B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3,50</w:t>
            </w:r>
          </w:p>
        </w:tc>
      </w:tr>
      <w:tr w:rsidR="00E2691A" w:rsidRPr="00E2691A" w14:paraId="1A079EE7" w14:textId="77777777" w:rsidTr="003A1FD3">
        <w:trPr>
          <w:trHeight w:val="315"/>
        </w:trPr>
        <w:tc>
          <w:tcPr>
            <w:tcW w:w="172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A79043" w14:textId="6C967E3D" w:rsidR="00E2691A" w:rsidRPr="00E2691A" w:rsidRDefault="00D16729" w:rsidP="003A1FD3">
            <w:pPr>
              <w:pStyle w:val="Standard"/>
              <w:rPr>
                <w:rFonts w:ascii="Times New Roman" w:hAnsi="Times New Roman" w:cs="Times New Roman"/>
                <w:i/>
                <w:iCs/>
                <w:sz w:val="22"/>
                <w:szCs w:val="22"/>
                <w:lang w:val="fr-FR"/>
              </w:rPr>
            </w:pPr>
            <w:r w:rsidRPr="00D16729">
              <w:rPr>
                <w:rFonts w:ascii="Times New Roman" w:hAnsi="Times New Roman" w:cs="Times New Roman"/>
                <w:i/>
                <w:iCs/>
                <w:sz w:val="22"/>
                <w:szCs w:val="22"/>
                <w:lang w:val="en-US"/>
              </w:rPr>
              <w:t xml:space="preserve">M. b. </w:t>
            </w:r>
            <w:proofErr w:type="spellStart"/>
            <w:r w:rsidR="00E2691A" w:rsidRPr="00E2691A">
              <w:rPr>
                <w:rFonts w:ascii="Times New Roman" w:hAnsi="Times New Roman" w:cs="Times New Roman"/>
                <w:i/>
                <w:iCs/>
                <w:sz w:val="22"/>
                <w:szCs w:val="22"/>
                <w:lang w:val="fr-FR"/>
              </w:rPr>
              <w:t>balthica</w:t>
            </w:r>
            <w:proofErr w:type="spellEnd"/>
            <w:r w:rsidR="00E2691A" w:rsidRPr="00E2691A">
              <w:rPr>
                <w:rFonts w:ascii="Times New Roman" w:hAnsi="Times New Roman" w:cs="Times New Roman"/>
                <w:i/>
                <w:iCs/>
                <w:sz w:val="22"/>
                <w:szCs w:val="22"/>
                <w:lang w:val="fr-FR"/>
              </w:rPr>
              <w:t> groups</w:t>
            </w:r>
          </w:p>
        </w:tc>
        <w:tc>
          <w:tcPr>
            <w:tcW w:w="18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5632C2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C vs 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E5FCD8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0,037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219F11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0,833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E03CA6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1,459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836E51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</w:p>
        </w:tc>
        <w:tc>
          <w:tcPr>
            <w:tcW w:w="1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2BF43C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C vs D</w:t>
            </w:r>
          </w:p>
        </w:tc>
        <w:tc>
          <w:tcPr>
            <w:tcW w:w="5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45A7B2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0,0814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3F21EC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0,98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050E6F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1,72</w:t>
            </w:r>
          </w:p>
        </w:tc>
      </w:tr>
      <w:tr w:rsidR="00E2691A" w:rsidRPr="00E2691A" w14:paraId="7977176A" w14:textId="77777777" w:rsidTr="003A1FD3">
        <w:trPr>
          <w:trHeight w:val="315"/>
        </w:trPr>
        <w:tc>
          <w:tcPr>
            <w:tcW w:w="172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67D0F2" w14:textId="149D4C89" w:rsidR="00E2691A" w:rsidRPr="00E2691A" w:rsidRDefault="00D16729" w:rsidP="003A1FD3">
            <w:pPr>
              <w:pStyle w:val="Standard"/>
              <w:rPr>
                <w:rFonts w:ascii="Times New Roman" w:hAnsi="Times New Roman" w:cs="Times New Roman"/>
                <w:i/>
                <w:iCs/>
                <w:sz w:val="22"/>
                <w:szCs w:val="22"/>
                <w:lang w:val="fr-FR"/>
              </w:rPr>
            </w:pPr>
            <w:r w:rsidRPr="00D16729">
              <w:rPr>
                <w:rFonts w:ascii="Times New Roman" w:hAnsi="Times New Roman" w:cs="Times New Roman"/>
                <w:i/>
                <w:iCs/>
                <w:sz w:val="22"/>
                <w:szCs w:val="22"/>
                <w:lang w:val="en-US"/>
              </w:rPr>
              <w:t xml:space="preserve">M. b. </w:t>
            </w:r>
            <w:proofErr w:type="spellStart"/>
            <w:r w:rsidR="00E2691A" w:rsidRPr="00E2691A">
              <w:rPr>
                <w:rFonts w:ascii="Times New Roman" w:hAnsi="Times New Roman" w:cs="Times New Roman"/>
                <w:i/>
                <w:iCs/>
                <w:sz w:val="22"/>
                <w:szCs w:val="22"/>
                <w:lang w:val="fr-FR"/>
              </w:rPr>
              <w:t>rubra</w:t>
            </w:r>
            <w:proofErr w:type="spellEnd"/>
            <w:r w:rsidR="00E2691A" w:rsidRPr="00E2691A">
              <w:rPr>
                <w:rFonts w:ascii="Times New Roman" w:hAnsi="Times New Roman" w:cs="Times New Roman"/>
                <w:i/>
                <w:iCs/>
                <w:sz w:val="22"/>
                <w:szCs w:val="22"/>
                <w:lang w:val="fr-FR"/>
              </w:rPr>
              <w:t> groups</w:t>
            </w:r>
          </w:p>
        </w:tc>
        <w:tc>
          <w:tcPr>
            <w:tcW w:w="18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C7A343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proofErr w:type="gramStart"/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b</w:t>
            </w:r>
            <w:proofErr w:type="gramEnd"/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1a vs b2/b3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CF28E4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0,011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608DDE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0,251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2F4BBA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0,440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78DC62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</w:p>
        </w:tc>
        <w:tc>
          <w:tcPr>
            <w:tcW w:w="1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AB9630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m1 vs m4</w:t>
            </w:r>
          </w:p>
        </w:tc>
        <w:tc>
          <w:tcPr>
            <w:tcW w:w="5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AD6935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0,022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A9F1D2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0,26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AEC2E2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0,46</w:t>
            </w:r>
          </w:p>
        </w:tc>
      </w:tr>
      <w:tr w:rsidR="00E2691A" w:rsidRPr="00E2691A" w14:paraId="4879EBF2" w14:textId="77777777" w:rsidTr="003A1FD3">
        <w:trPr>
          <w:trHeight w:val="315"/>
        </w:trPr>
        <w:tc>
          <w:tcPr>
            <w:tcW w:w="172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CA2A00" w14:textId="303E39BC" w:rsidR="00E2691A" w:rsidRPr="00E2691A" w:rsidRDefault="00D16729" w:rsidP="003A1FD3">
            <w:pPr>
              <w:pStyle w:val="Standard"/>
              <w:rPr>
                <w:rFonts w:ascii="Times New Roman" w:hAnsi="Times New Roman" w:cs="Times New Roman"/>
                <w:i/>
                <w:iCs/>
                <w:sz w:val="22"/>
                <w:szCs w:val="22"/>
                <w:lang w:val="fr-FR"/>
              </w:rPr>
            </w:pPr>
            <w:r w:rsidRPr="00D16729">
              <w:rPr>
                <w:rFonts w:ascii="Times New Roman" w:hAnsi="Times New Roman" w:cs="Times New Roman"/>
                <w:i/>
                <w:iCs/>
                <w:sz w:val="22"/>
                <w:szCs w:val="22"/>
                <w:lang w:val="en-US"/>
              </w:rPr>
              <w:t xml:space="preserve">M. b. </w:t>
            </w:r>
            <w:proofErr w:type="spellStart"/>
            <w:r w:rsidR="00E2691A" w:rsidRPr="00E2691A">
              <w:rPr>
                <w:rFonts w:ascii="Times New Roman" w:hAnsi="Times New Roman" w:cs="Times New Roman"/>
                <w:i/>
                <w:iCs/>
                <w:sz w:val="22"/>
                <w:szCs w:val="22"/>
                <w:lang w:val="fr-FR"/>
              </w:rPr>
              <w:t>rubra</w:t>
            </w:r>
            <w:proofErr w:type="spellEnd"/>
            <w:r w:rsidR="00E2691A" w:rsidRPr="00E2691A">
              <w:rPr>
                <w:rFonts w:ascii="Times New Roman" w:hAnsi="Times New Roman" w:cs="Times New Roman"/>
                <w:i/>
                <w:iCs/>
                <w:sz w:val="22"/>
                <w:szCs w:val="22"/>
                <w:lang w:val="fr-FR"/>
              </w:rPr>
              <w:t> groups</w:t>
            </w:r>
          </w:p>
        </w:tc>
        <w:tc>
          <w:tcPr>
            <w:tcW w:w="18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BA42CE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proofErr w:type="gramStart"/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b</w:t>
            </w:r>
            <w:proofErr w:type="gramEnd"/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1b vs b2/b3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A19587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0,017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F23AD3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0,386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C7A83D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0,676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8E021B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</w:p>
        </w:tc>
        <w:tc>
          <w:tcPr>
            <w:tcW w:w="1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F38665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m2 vs m4</w:t>
            </w:r>
          </w:p>
        </w:tc>
        <w:tc>
          <w:tcPr>
            <w:tcW w:w="5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77C08F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0,020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230F0E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0,24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057583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0,42</w:t>
            </w:r>
          </w:p>
        </w:tc>
      </w:tr>
      <w:tr w:rsidR="00E2691A" w:rsidRPr="00E2691A" w14:paraId="6C39779A" w14:textId="77777777" w:rsidTr="003A1FD3">
        <w:trPr>
          <w:trHeight w:val="315"/>
        </w:trPr>
        <w:tc>
          <w:tcPr>
            <w:tcW w:w="172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5D7617" w14:textId="031B6B55" w:rsidR="00E2691A" w:rsidRPr="00E2691A" w:rsidRDefault="00D16729" w:rsidP="003A1FD3">
            <w:pPr>
              <w:pStyle w:val="Standard"/>
              <w:rPr>
                <w:rFonts w:ascii="Times New Roman" w:hAnsi="Times New Roman" w:cs="Times New Roman"/>
                <w:i/>
                <w:iCs/>
                <w:sz w:val="22"/>
                <w:szCs w:val="22"/>
                <w:lang w:val="fr-FR"/>
              </w:rPr>
            </w:pPr>
            <w:r w:rsidRPr="00D16729">
              <w:rPr>
                <w:rFonts w:ascii="Times New Roman" w:hAnsi="Times New Roman" w:cs="Times New Roman"/>
                <w:i/>
                <w:iCs/>
                <w:sz w:val="22"/>
                <w:szCs w:val="22"/>
                <w:lang w:val="en-US"/>
              </w:rPr>
              <w:t xml:space="preserve">M. b. </w:t>
            </w:r>
            <w:proofErr w:type="spellStart"/>
            <w:r w:rsidR="00E2691A" w:rsidRPr="00E2691A">
              <w:rPr>
                <w:rFonts w:ascii="Times New Roman" w:hAnsi="Times New Roman" w:cs="Times New Roman"/>
                <w:i/>
                <w:iCs/>
                <w:sz w:val="22"/>
                <w:szCs w:val="22"/>
                <w:lang w:val="fr-FR"/>
              </w:rPr>
              <w:t>rubra</w:t>
            </w:r>
            <w:proofErr w:type="spellEnd"/>
            <w:r w:rsidR="00E2691A" w:rsidRPr="00E2691A">
              <w:rPr>
                <w:rFonts w:ascii="Times New Roman" w:hAnsi="Times New Roman" w:cs="Times New Roman"/>
                <w:i/>
                <w:iCs/>
                <w:sz w:val="22"/>
                <w:szCs w:val="22"/>
                <w:lang w:val="fr-FR"/>
              </w:rPr>
              <w:t> groups</w:t>
            </w:r>
          </w:p>
        </w:tc>
        <w:tc>
          <w:tcPr>
            <w:tcW w:w="18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87F54D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proofErr w:type="gramStart"/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b</w:t>
            </w:r>
            <w:proofErr w:type="gramEnd"/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1a vs b1b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DA2D23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0,005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029153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0,106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8DEF7F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0,185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29CCE0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</w:p>
        </w:tc>
        <w:tc>
          <w:tcPr>
            <w:tcW w:w="1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A5A33D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m3 vs m4</w:t>
            </w:r>
          </w:p>
        </w:tc>
        <w:tc>
          <w:tcPr>
            <w:tcW w:w="5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742A4A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0,018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87052A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0,22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DE0381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0,38</w:t>
            </w:r>
          </w:p>
        </w:tc>
      </w:tr>
      <w:tr w:rsidR="00E2691A" w:rsidRPr="00E2691A" w14:paraId="45A2C7DF" w14:textId="77777777" w:rsidTr="003A1FD3">
        <w:trPr>
          <w:trHeight w:val="315"/>
        </w:trPr>
        <w:tc>
          <w:tcPr>
            <w:tcW w:w="172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AE4601" w14:textId="12B017C2" w:rsidR="00E2691A" w:rsidRPr="00E2691A" w:rsidRDefault="00D16729" w:rsidP="003A1FD3">
            <w:pPr>
              <w:pStyle w:val="Standard"/>
              <w:rPr>
                <w:rFonts w:ascii="Times New Roman" w:hAnsi="Times New Roman" w:cs="Times New Roman"/>
                <w:i/>
                <w:iCs/>
                <w:sz w:val="22"/>
                <w:szCs w:val="22"/>
                <w:lang w:val="fr-FR"/>
              </w:rPr>
            </w:pPr>
            <w:r w:rsidRPr="00D16729">
              <w:rPr>
                <w:rFonts w:ascii="Times New Roman" w:hAnsi="Times New Roman" w:cs="Times New Roman"/>
                <w:i/>
                <w:iCs/>
                <w:sz w:val="22"/>
                <w:szCs w:val="22"/>
                <w:lang w:val="en-US"/>
              </w:rPr>
              <w:t xml:space="preserve">M. b. </w:t>
            </w:r>
            <w:proofErr w:type="spellStart"/>
            <w:r w:rsidR="00E2691A" w:rsidRPr="00E2691A">
              <w:rPr>
                <w:rFonts w:ascii="Times New Roman" w:hAnsi="Times New Roman" w:cs="Times New Roman"/>
                <w:i/>
                <w:iCs/>
                <w:sz w:val="22"/>
                <w:szCs w:val="22"/>
                <w:lang w:val="fr-FR"/>
              </w:rPr>
              <w:t>rubra</w:t>
            </w:r>
            <w:proofErr w:type="spellEnd"/>
            <w:r w:rsidR="00E2691A" w:rsidRPr="00E2691A">
              <w:rPr>
                <w:rFonts w:ascii="Times New Roman" w:hAnsi="Times New Roman" w:cs="Times New Roman"/>
                <w:i/>
                <w:iCs/>
                <w:sz w:val="22"/>
                <w:szCs w:val="22"/>
                <w:lang w:val="fr-FR"/>
              </w:rPr>
              <w:t> groups</w:t>
            </w:r>
          </w:p>
        </w:tc>
        <w:tc>
          <w:tcPr>
            <w:tcW w:w="18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C08653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--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EE28FF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--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A78871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--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2A2DAC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--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26D20F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</w:p>
        </w:tc>
        <w:tc>
          <w:tcPr>
            <w:tcW w:w="19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557A98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m1 vs m2/m3</w:t>
            </w:r>
          </w:p>
        </w:tc>
        <w:tc>
          <w:tcPr>
            <w:tcW w:w="5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4CD755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0,002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EDC7F9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0,03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1D6B1C" w14:textId="77777777" w:rsidR="00E2691A" w:rsidRPr="00E2691A" w:rsidRDefault="00E2691A" w:rsidP="003A1FD3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E2691A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0,05</w:t>
            </w:r>
          </w:p>
        </w:tc>
      </w:tr>
    </w:tbl>
    <w:p w14:paraId="610C7A41" w14:textId="554B088E" w:rsidR="005009BA" w:rsidDel="00D17F85" w:rsidRDefault="005009BA" w:rsidP="00854744">
      <w:pPr>
        <w:spacing w:line="360" w:lineRule="auto"/>
        <w:jc w:val="both"/>
        <w:rPr>
          <w:del w:id="3" w:author="sab le cam" w:date="2023-04-28T11:04:00Z"/>
        </w:rPr>
      </w:pPr>
    </w:p>
    <w:p w14:paraId="1DA0B950" w14:textId="77777777" w:rsidR="005009BA" w:rsidRPr="00182D85" w:rsidDel="00D17F85" w:rsidRDefault="005009BA" w:rsidP="00854744">
      <w:pPr>
        <w:spacing w:line="360" w:lineRule="auto"/>
        <w:jc w:val="both"/>
        <w:rPr>
          <w:del w:id="4" w:author="sab le cam" w:date="2023-04-28T11:04:00Z"/>
          <w:lang w:val="en-FR"/>
          <w:rPrChange w:id="5" w:author="sab le cam" w:date="2023-04-27T21:09:00Z">
            <w:rPr>
              <w:del w:id="6" w:author="sab le cam" w:date="2023-04-28T11:04:00Z"/>
            </w:rPr>
          </w:rPrChange>
        </w:rPr>
      </w:pPr>
    </w:p>
    <w:p w14:paraId="11A4847C" w14:textId="77777777" w:rsidR="005009BA" w:rsidRPr="00E2375B" w:rsidRDefault="005009BA" w:rsidP="00854744">
      <w:pPr>
        <w:spacing w:line="360" w:lineRule="auto"/>
        <w:jc w:val="both"/>
      </w:pPr>
    </w:p>
    <w:p w14:paraId="4D7A172E" w14:textId="77777777" w:rsidR="00C64B0E" w:rsidRDefault="00C64B0E">
      <w:r>
        <w:br w:type="page"/>
      </w:r>
    </w:p>
    <w:p w14:paraId="38FFFB0B" w14:textId="673092BC" w:rsidR="00854744" w:rsidRPr="00E2375B" w:rsidRDefault="00854744" w:rsidP="00854744">
      <w:pPr>
        <w:spacing w:line="360" w:lineRule="auto"/>
        <w:jc w:val="both"/>
      </w:pPr>
      <w:r w:rsidRPr="00E2375B">
        <w:lastRenderedPageBreak/>
        <w:t>Table S</w:t>
      </w:r>
      <w:r w:rsidR="003A1FD3">
        <w:t>3</w:t>
      </w:r>
      <w:r w:rsidRPr="00E2375B">
        <w:t xml:space="preserve"> Pairwise Φ</w:t>
      </w:r>
      <w:r w:rsidRPr="00E2375B">
        <w:rPr>
          <w:vertAlign w:val="subscript"/>
        </w:rPr>
        <w:t>ST</w:t>
      </w:r>
      <w:r w:rsidRPr="00E2375B">
        <w:t xml:space="preserve"> values among population based on </w:t>
      </w:r>
      <w:r w:rsidRPr="00E2375B">
        <w:rPr>
          <w:i/>
          <w:iCs/>
        </w:rPr>
        <w:t>cox1m</w:t>
      </w:r>
      <w:r w:rsidRPr="00E2375B">
        <w:t xml:space="preserve"> (significant values in bold based on 10 000 permutations). </w:t>
      </w:r>
    </w:p>
    <w:p w14:paraId="4F4E9F19" w14:textId="77777777" w:rsidR="00854744" w:rsidRPr="00E2375B" w:rsidRDefault="00854744" w:rsidP="00854744">
      <w:pPr>
        <w:spacing w:line="360" w:lineRule="auto"/>
        <w:rPr>
          <w:rFonts w:ascii="Calibri" w:eastAsia="Calibri" w:hAnsi="Calibri" w:cs="Calibri"/>
          <w:b/>
          <w:sz w:val="28"/>
          <w:szCs w:val="28"/>
        </w:rPr>
      </w:pPr>
    </w:p>
    <w:p w14:paraId="163A7493" w14:textId="77777777" w:rsidR="00854744" w:rsidRPr="00E2375B" w:rsidRDefault="00854744" w:rsidP="00854744">
      <w:pPr>
        <w:spacing w:line="360" w:lineRule="auto"/>
        <w:rPr>
          <w:rFonts w:ascii="Calibri" w:eastAsia="Calibri" w:hAnsi="Calibri" w:cs="Calibri"/>
          <w:b/>
          <w:sz w:val="28"/>
          <w:szCs w:val="28"/>
        </w:rPr>
      </w:pPr>
      <w:r w:rsidRPr="00E2375B">
        <w:rPr>
          <w:rFonts w:ascii="Calibri" w:eastAsia="Calibri" w:hAnsi="Calibri" w:cs="Calibri"/>
          <w:b/>
          <w:noProof/>
          <w:sz w:val="28"/>
          <w:szCs w:val="28"/>
        </w:rPr>
        <w:drawing>
          <wp:inline distT="0" distB="0" distL="0" distR="0" wp14:anchorId="7AC9C6B5" wp14:editId="29D9112E">
            <wp:extent cx="4775200" cy="227330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16C5" w14:textId="77777777" w:rsidR="00854744" w:rsidRPr="00E2375B" w:rsidRDefault="00854744" w:rsidP="00854744">
      <w:pPr>
        <w:spacing w:line="360" w:lineRule="auto"/>
        <w:rPr>
          <w:rFonts w:ascii="Calibri" w:eastAsia="Calibri" w:hAnsi="Calibri" w:cs="Calibri"/>
          <w:b/>
          <w:sz w:val="28"/>
          <w:szCs w:val="28"/>
        </w:rPr>
      </w:pPr>
    </w:p>
    <w:p w14:paraId="3EB85AB5" w14:textId="03586913" w:rsidR="00854744" w:rsidRPr="00E2375B" w:rsidRDefault="00854744" w:rsidP="00854744">
      <w:pPr>
        <w:spacing w:line="360" w:lineRule="auto"/>
        <w:jc w:val="both"/>
      </w:pPr>
      <w:r w:rsidRPr="00E2375B">
        <w:t>Table S</w:t>
      </w:r>
      <w:r w:rsidR="003A1FD3">
        <w:t>4</w:t>
      </w:r>
      <w:r w:rsidRPr="00E2375B">
        <w:t xml:space="preserve"> Pairwise Φ</w:t>
      </w:r>
      <w:r w:rsidRPr="00E2375B">
        <w:rPr>
          <w:vertAlign w:val="subscript"/>
        </w:rPr>
        <w:t>ST</w:t>
      </w:r>
      <w:r w:rsidRPr="00E2375B">
        <w:t xml:space="preserve"> values among population based on </w:t>
      </w:r>
      <w:r w:rsidRPr="00E2375B">
        <w:rPr>
          <w:i/>
          <w:iCs/>
        </w:rPr>
        <w:t>cox1f</w:t>
      </w:r>
      <w:r w:rsidRPr="00E2375B">
        <w:t xml:space="preserve"> (significant values in bold based on 10 000 permutations). </w:t>
      </w:r>
    </w:p>
    <w:p w14:paraId="417CB51C" w14:textId="77777777" w:rsidR="00854744" w:rsidRPr="00E2375B" w:rsidRDefault="00854744" w:rsidP="00854744">
      <w:pPr>
        <w:spacing w:line="360" w:lineRule="auto"/>
        <w:rPr>
          <w:rFonts w:ascii="Calibri" w:eastAsia="Calibri" w:hAnsi="Calibri" w:cs="Calibri"/>
          <w:b/>
          <w:sz w:val="28"/>
          <w:szCs w:val="28"/>
        </w:rPr>
      </w:pPr>
      <w:r w:rsidRPr="00E2375B">
        <w:rPr>
          <w:rFonts w:ascii="Calibri" w:eastAsia="Calibri" w:hAnsi="Calibri" w:cs="Calibri"/>
          <w:b/>
          <w:noProof/>
          <w:sz w:val="28"/>
          <w:szCs w:val="28"/>
        </w:rPr>
        <w:drawing>
          <wp:inline distT="0" distB="0" distL="0" distR="0" wp14:anchorId="0774DC45" wp14:editId="2932EC47">
            <wp:extent cx="4775200" cy="2197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F18B" w14:textId="77777777" w:rsidR="00371DFA" w:rsidRDefault="00371DFA" w:rsidP="00371DFA">
      <w:pPr>
        <w:rPr>
          <w:rFonts w:ascii="Calibri" w:eastAsia="Calibri" w:hAnsi="Calibri" w:cs="Calibri"/>
          <w:b/>
          <w:sz w:val="28"/>
          <w:szCs w:val="28"/>
        </w:rPr>
      </w:pPr>
    </w:p>
    <w:p w14:paraId="44A94A1E" w14:textId="77777777" w:rsidR="00D17F85" w:rsidRDefault="00D17F85" w:rsidP="00371DFA">
      <w:pPr>
        <w:rPr>
          <w:rFonts w:ascii="Calibri" w:eastAsia="Calibri" w:hAnsi="Calibri" w:cs="Calibri"/>
          <w:b/>
          <w:sz w:val="28"/>
          <w:szCs w:val="28"/>
        </w:rPr>
      </w:pPr>
    </w:p>
    <w:p w14:paraId="7E7F74AF" w14:textId="77777777" w:rsidR="00C64B0E" w:rsidRDefault="00C64B0E">
      <w:r>
        <w:br w:type="page"/>
      </w:r>
    </w:p>
    <w:p w14:paraId="2FF3968C" w14:textId="54F60DE2" w:rsidR="00D17F85" w:rsidRDefault="00D17F85" w:rsidP="00D17F85">
      <w:pPr>
        <w:spacing w:line="360" w:lineRule="auto"/>
        <w:jc w:val="both"/>
      </w:pPr>
      <w:r w:rsidRPr="00E2375B">
        <w:lastRenderedPageBreak/>
        <w:t>Table S</w:t>
      </w:r>
      <w:r w:rsidR="003A1FD3">
        <w:t>5</w:t>
      </w:r>
      <w:r>
        <w:t>: Results of the cline analyses on haplogroup frequency. The best-fit model is indicated together with the AIC score difference with the null model and the model parameters (center and width of the cline).</w:t>
      </w:r>
    </w:p>
    <w:p w14:paraId="2EE336E7" w14:textId="77777777" w:rsidR="00D17F85" w:rsidRPr="00A114F1" w:rsidRDefault="00D17F85" w:rsidP="00D17F85">
      <w:pPr>
        <w:spacing w:line="360" w:lineRule="auto"/>
        <w:ind w:firstLine="720"/>
        <w:jc w:val="both"/>
      </w:pPr>
    </w:p>
    <w:tbl>
      <w:tblPr>
        <w:tblW w:w="638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23"/>
        <w:gridCol w:w="1373"/>
        <w:gridCol w:w="815"/>
        <w:gridCol w:w="1058"/>
        <w:gridCol w:w="1058"/>
        <w:gridCol w:w="1058"/>
      </w:tblGrid>
      <w:tr w:rsidR="00D17F85" w14:paraId="15E398C5" w14:textId="77777777" w:rsidTr="00A114F1">
        <w:tc>
          <w:tcPr>
            <w:tcW w:w="102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BDFEAD" w14:textId="77777777" w:rsidR="00D17F85" w:rsidRDefault="00D17F85" w:rsidP="00A114F1">
            <w:pPr>
              <w:pStyle w:val="Standard"/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  <w:t>Marker</w:t>
            </w:r>
          </w:p>
        </w:tc>
        <w:tc>
          <w:tcPr>
            <w:tcW w:w="137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E02CFB" w14:textId="77777777" w:rsidR="00D17F85" w:rsidRDefault="00D17F85" w:rsidP="00A114F1">
            <w:pPr>
              <w:pStyle w:val="Standard"/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  <w:t>Halogroup</w:t>
            </w:r>
            <w:proofErr w:type="spellEnd"/>
          </w:p>
        </w:tc>
        <w:tc>
          <w:tcPr>
            <w:tcW w:w="81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2A75DF" w14:textId="77777777" w:rsidR="00D17F85" w:rsidRDefault="00D17F85" w:rsidP="00A114F1">
            <w:pPr>
              <w:pStyle w:val="Standard"/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  <w:t>Best Model</w:t>
            </w:r>
          </w:p>
        </w:tc>
        <w:tc>
          <w:tcPr>
            <w:tcW w:w="1058" w:type="dxa"/>
            <w:tcBorders>
              <w:top w:val="single" w:sz="4" w:space="0" w:color="000000"/>
              <w:bottom w:val="single" w:sz="4" w:space="0" w:color="000000"/>
            </w:tcBorders>
          </w:tcPr>
          <w:p w14:paraId="3AF8B9F0" w14:textId="77777777" w:rsidR="00D17F85" w:rsidRDefault="00D17F85" w:rsidP="00A114F1">
            <w:pPr>
              <w:pStyle w:val="Standard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</w:pPr>
            <w:r w:rsidRPr="00A114F1"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  <w:sym w:font="Symbol" w:char="F044"/>
            </w:r>
            <w:r w:rsidRPr="00A114F1"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  <w:sym w:font="Symbol" w:char="F041"/>
            </w:r>
            <w:r w:rsidRPr="00A114F1"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  <w:sym w:font="Symbol" w:char="F049"/>
            </w:r>
            <w:r w:rsidRPr="00A114F1"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  <w:t xml:space="preserve">C </w:t>
            </w:r>
            <w:proofErr w:type="spellStart"/>
            <w:r w:rsidRPr="00A114F1"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  <w:t>with</w:t>
            </w:r>
            <w:proofErr w:type="spellEnd"/>
            <w:r w:rsidRPr="00A114F1"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A114F1"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  <w:t>Null</w:t>
            </w:r>
            <w:proofErr w:type="spellEnd"/>
            <w:r w:rsidRPr="00A114F1"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  <w:t xml:space="preserve"> model</w:t>
            </w:r>
          </w:p>
        </w:tc>
        <w:tc>
          <w:tcPr>
            <w:tcW w:w="105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2026D" w14:textId="77777777" w:rsidR="00D17F85" w:rsidRDefault="00D17F85" w:rsidP="00A114F1">
            <w:pPr>
              <w:pStyle w:val="Standard"/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  <w:t>Center (km)</w:t>
            </w:r>
          </w:p>
        </w:tc>
        <w:tc>
          <w:tcPr>
            <w:tcW w:w="105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24126C" w14:textId="77777777" w:rsidR="00D17F85" w:rsidRDefault="00D17F85" w:rsidP="00A114F1">
            <w:pPr>
              <w:pStyle w:val="Standard"/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  <w:t>Width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fr-FR"/>
              </w:rPr>
              <w:t xml:space="preserve"> (km)</w:t>
            </w:r>
          </w:p>
        </w:tc>
      </w:tr>
      <w:tr w:rsidR="00D17F85" w14:paraId="3D25711F" w14:textId="77777777" w:rsidTr="00A114F1">
        <w:tc>
          <w:tcPr>
            <w:tcW w:w="1023" w:type="dxa"/>
            <w:vMerge w:val="restart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6887BF" w14:textId="77777777" w:rsidR="00D17F85" w:rsidRDefault="00D17F85" w:rsidP="00A114F1">
            <w:pPr>
              <w:pStyle w:val="Standard"/>
            </w:pPr>
            <w:r>
              <w:rPr>
                <w:rFonts w:ascii="Times New Roman" w:hAnsi="Times New Roman" w:cs="Times New Roman"/>
                <w:i/>
                <w:iCs/>
                <w:sz w:val="22"/>
                <w:szCs w:val="22"/>
                <w:lang w:val="fr-FR"/>
              </w:rPr>
              <w:t>Cox1f</w:t>
            </w:r>
          </w:p>
        </w:tc>
        <w:tc>
          <w:tcPr>
            <w:tcW w:w="1373" w:type="dxa"/>
            <w:tcBorders>
              <w:top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2C7D7B" w14:textId="77777777" w:rsidR="00D17F85" w:rsidRDefault="00D17F85" w:rsidP="00A114F1">
            <w:pPr>
              <w:pStyle w:val="Standard"/>
            </w:pPr>
            <w:r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Clade b2/b3</w:t>
            </w:r>
          </w:p>
        </w:tc>
        <w:tc>
          <w:tcPr>
            <w:tcW w:w="815" w:type="dxa"/>
            <w:tcBorders>
              <w:top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D6C262" w14:textId="77777777" w:rsidR="00D17F85" w:rsidRDefault="00D17F85" w:rsidP="00A114F1">
            <w:pPr>
              <w:pStyle w:val="Standard"/>
            </w:pPr>
            <w:r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II</w:t>
            </w:r>
          </w:p>
        </w:tc>
        <w:tc>
          <w:tcPr>
            <w:tcW w:w="1058" w:type="dxa"/>
            <w:tcBorders>
              <w:top w:val="single" w:sz="4" w:space="0" w:color="000000"/>
            </w:tcBorders>
          </w:tcPr>
          <w:p w14:paraId="3AEBF641" w14:textId="77777777" w:rsidR="00D17F85" w:rsidRPr="00A114F1" w:rsidRDefault="00D17F85" w:rsidP="00A114F1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30.14</w:t>
            </w:r>
          </w:p>
        </w:tc>
        <w:tc>
          <w:tcPr>
            <w:tcW w:w="1058" w:type="dxa"/>
            <w:tcBorders>
              <w:top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52EE7D" w14:textId="77777777" w:rsidR="00D17F85" w:rsidRPr="00A114F1" w:rsidRDefault="00D17F85" w:rsidP="00A114F1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A114F1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641</w:t>
            </w:r>
          </w:p>
        </w:tc>
        <w:tc>
          <w:tcPr>
            <w:tcW w:w="1058" w:type="dxa"/>
            <w:tcBorders>
              <w:top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93E0D7" w14:textId="77777777" w:rsidR="00D17F85" w:rsidRPr="00A114F1" w:rsidRDefault="00D17F85" w:rsidP="00A114F1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A114F1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1052</w:t>
            </w:r>
          </w:p>
        </w:tc>
      </w:tr>
      <w:tr w:rsidR="00D17F85" w14:paraId="70CC164E" w14:textId="77777777" w:rsidTr="00A114F1">
        <w:tc>
          <w:tcPr>
            <w:tcW w:w="1023" w:type="dxa"/>
            <w:vMerge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18402" w14:textId="77777777" w:rsidR="00D17F85" w:rsidRDefault="00D17F85" w:rsidP="00A114F1"/>
        </w:tc>
        <w:tc>
          <w:tcPr>
            <w:tcW w:w="137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E22115" w14:textId="77777777" w:rsidR="00D17F85" w:rsidRDefault="00D17F85" w:rsidP="00A114F1">
            <w:pPr>
              <w:pStyle w:val="Standard"/>
              <w:rPr>
                <w:rFonts w:ascii="Times New Roman" w:hAnsi="Times New Roman" w:cs="Times New Roman"/>
                <w:sz w:val="8"/>
                <w:szCs w:val="8"/>
                <w:lang w:val="fr-FR"/>
              </w:rPr>
            </w:pPr>
          </w:p>
        </w:tc>
        <w:tc>
          <w:tcPr>
            <w:tcW w:w="81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1C1318" w14:textId="77777777" w:rsidR="00D17F85" w:rsidRDefault="00D17F85" w:rsidP="00A114F1">
            <w:pPr>
              <w:pStyle w:val="Standard"/>
              <w:rPr>
                <w:rFonts w:ascii="Times New Roman" w:hAnsi="Times New Roman" w:cs="Times New Roman"/>
                <w:sz w:val="8"/>
                <w:szCs w:val="8"/>
                <w:lang w:val="fr-FR"/>
              </w:rPr>
            </w:pPr>
          </w:p>
        </w:tc>
        <w:tc>
          <w:tcPr>
            <w:tcW w:w="1058" w:type="dxa"/>
          </w:tcPr>
          <w:p w14:paraId="3B157249" w14:textId="77777777" w:rsidR="00D17F85" w:rsidRDefault="00D17F85" w:rsidP="00A114F1">
            <w:pPr>
              <w:pStyle w:val="Standard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105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CE29F2" w14:textId="77777777" w:rsidR="00D17F85" w:rsidRDefault="00D17F85" w:rsidP="00A114F1">
            <w:pPr>
              <w:pStyle w:val="Standard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105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2BF112" w14:textId="77777777" w:rsidR="00D17F85" w:rsidRDefault="00D17F85" w:rsidP="00A114F1">
            <w:pPr>
              <w:pStyle w:val="Standard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D17F85" w14:paraId="012D2C77" w14:textId="77777777" w:rsidTr="00A114F1">
        <w:tc>
          <w:tcPr>
            <w:tcW w:w="1023" w:type="dxa"/>
            <w:vMerge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809536" w14:textId="77777777" w:rsidR="00D17F85" w:rsidRDefault="00D17F85" w:rsidP="00A114F1"/>
        </w:tc>
        <w:tc>
          <w:tcPr>
            <w:tcW w:w="137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E92198" w14:textId="77777777" w:rsidR="00D17F85" w:rsidRDefault="00D17F85" w:rsidP="00A114F1">
            <w:pPr>
              <w:pStyle w:val="Standard"/>
            </w:pPr>
            <w:r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Clade b1a</w:t>
            </w:r>
          </w:p>
        </w:tc>
        <w:tc>
          <w:tcPr>
            <w:tcW w:w="81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BA8A0D" w14:textId="77777777" w:rsidR="00D17F85" w:rsidRDefault="00D17F85" w:rsidP="00A114F1">
            <w:pPr>
              <w:pStyle w:val="Standard"/>
            </w:pPr>
            <w:r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II</w:t>
            </w:r>
          </w:p>
        </w:tc>
        <w:tc>
          <w:tcPr>
            <w:tcW w:w="1058" w:type="dxa"/>
          </w:tcPr>
          <w:p w14:paraId="284EF9A7" w14:textId="77777777" w:rsidR="00D17F85" w:rsidRPr="00A114F1" w:rsidRDefault="00D17F85" w:rsidP="00A114F1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45.68</w:t>
            </w:r>
          </w:p>
        </w:tc>
        <w:tc>
          <w:tcPr>
            <w:tcW w:w="105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CC48EA" w14:textId="77777777" w:rsidR="00D17F85" w:rsidRPr="00A114F1" w:rsidRDefault="00D17F85" w:rsidP="00A114F1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A114F1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1071</w:t>
            </w:r>
          </w:p>
        </w:tc>
        <w:tc>
          <w:tcPr>
            <w:tcW w:w="105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1643A0" w14:textId="77777777" w:rsidR="00D17F85" w:rsidRPr="00A114F1" w:rsidRDefault="00D17F85" w:rsidP="00A114F1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A114F1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540</w:t>
            </w:r>
          </w:p>
        </w:tc>
      </w:tr>
      <w:tr w:rsidR="00D17F85" w14:paraId="40C12696" w14:textId="77777777" w:rsidTr="00A114F1">
        <w:tc>
          <w:tcPr>
            <w:tcW w:w="1023" w:type="dxa"/>
            <w:vMerge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F94D1" w14:textId="77777777" w:rsidR="00D17F85" w:rsidRDefault="00D17F85" w:rsidP="00A114F1"/>
        </w:tc>
        <w:tc>
          <w:tcPr>
            <w:tcW w:w="137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CCE9A0" w14:textId="77777777" w:rsidR="00D17F85" w:rsidRDefault="00D17F85" w:rsidP="00A114F1">
            <w:pPr>
              <w:pStyle w:val="Standard"/>
              <w:rPr>
                <w:rFonts w:ascii="Times New Roman" w:hAnsi="Times New Roman" w:cs="Times New Roman"/>
                <w:sz w:val="8"/>
                <w:szCs w:val="8"/>
                <w:lang w:val="fr-FR"/>
              </w:rPr>
            </w:pPr>
          </w:p>
        </w:tc>
        <w:tc>
          <w:tcPr>
            <w:tcW w:w="81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B59F1" w14:textId="77777777" w:rsidR="00D17F85" w:rsidRDefault="00D17F85" w:rsidP="00A114F1">
            <w:pPr>
              <w:pStyle w:val="Standard"/>
              <w:rPr>
                <w:rFonts w:ascii="Times New Roman" w:hAnsi="Times New Roman" w:cs="Times New Roman"/>
                <w:sz w:val="8"/>
                <w:szCs w:val="8"/>
                <w:lang w:val="fr-FR"/>
              </w:rPr>
            </w:pPr>
          </w:p>
        </w:tc>
        <w:tc>
          <w:tcPr>
            <w:tcW w:w="1058" w:type="dxa"/>
          </w:tcPr>
          <w:p w14:paraId="4B2662F1" w14:textId="77777777" w:rsidR="00D17F85" w:rsidRDefault="00D17F85" w:rsidP="00A114F1">
            <w:pPr>
              <w:pStyle w:val="Standard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105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AEA313" w14:textId="77777777" w:rsidR="00D17F85" w:rsidRDefault="00D17F85" w:rsidP="00A114F1">
            <w:pPr>
              <w:pStyle w:val="Standard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105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B2DC7B" w14:textId="77777777" w:rsidR="00D17F85" w:rsidRDefault="00D17F85" w:rsidP="00A114F1">
            <w:pPr>
              <w:pStyle w:val="Standard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D17F85" w14:paraId="2D6A9DB6" w14:textId="77777777" w:rsidTr="00A114F1">
        <w:tc>
          <w:tcPr>
            <w:tcW w:w="1023" w:type="dxa"/>
            <w:vMerge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F22268" w14:textId="77777777" w:rsidR="00D17F85" w:rsidRDefault="00D17F85" w:rsidP="00A114F1"/>
        </w:tc>
        <w:tc>
          <w:tcPr>
            <w:tcW w:w="1373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1EC86D" w14:textId="77777777" w:rsidR="00D17F85" w:rsidRDefault="00D17F85" w:rsidP="00A114F1">
            <w:pPr>
              <w:pStyle w:val="Standard"/>
            </w:pPr>
            <w:r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Clade b1b</w:t>
            </w:r>
          </w:p>
        </w:tc>
        <w:tc>
          <w:tcPr>
            <w:tcW w:w="815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FBAC81" w14:textId="77777777" w:rsidR="00D17F85" w:rsidRDefault="00D17F85" w:rsidP="00A114F1">
            <w:pPr>
              <w:pStyle w:val="Standard"/>
            </w:pPr>
            <w:r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II</w:t>
            </w:r>
          </w:p>
        </w:tc>
        <w:tc>
          <w:tcPr>
            <w:tcW w:w="1058" w:type="dxa"/>
            <w:tcBorders>
              <w:bottom w:val="single" w:sz="4" w:space="0" w:color="000000"/>
            </w:tcBorders>
          </w:tcPr>
          <w:p w14:paraId="4D159F77" w14:textId="77777777" w:rsidR="00D17F85" w:rsidRDefault="00D17F85" w:rsidP="00A114F1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169.67</w:t>
            </w:r>
          </w:p>
        </w:tc>
        <w:tc>
          <w:tcPr>
            <w:tcW w:w="1058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936ED9" w14:textId="77777777" w:rsidR="00D17F85" w:rsidRPr="00A114F1" w:rsidRDefault="00D17F85" w:rsidP="00A114F1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A114F1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1145</w:t>
            </w:r>
          </w:p>
        </w:tc>
        <w:tc>
          <w:tcPr>
            <w:tcW w:w="1058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1053C6" w14:textId="77777777" w:rsidR="00D17F85" w:rsidRPr="00A114F1" w:rsidRDefault="00D17F85" w:rsidP="00A114F1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A114F1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317</w:t>
            </w:r>
          </w:p>
        </w:tc>
      </w:tr>
      <w:tr w:rsidR="00D17F85" w14:paraId="027EAF3B" w14:textId="77777777" w:rsidTr="00A114F1">
        <w:tc>
          <w:tcPr>
            <w:tcW w:w="1023" w:type="dxa"/>
            <w:vMerge w:val="restart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310D3B" w14:textId="77777777" w:rsidR="00D17F85" w:rsidRDefault="00D17F85" w:rsidP="00A114F1">
            <w:pPr>
              <w:pStyle w:val="Standard"/>
            </w:pPr>
            <w:r>
              <w:rPr>
                <w:rFonts w:ascii="Times New Roman" w:hAnsi="Times New Roman" w:cs="Times New Roman"/>
                <w:i/>
                <w:iCs/>
                <w:sz w:val="22"/>
                <w:szCs w:val="22"/>
                <w:lang w:val="fr-FR"/>
              </w:rPr>
              <w:t>Cox1m</w:t>
            </w:r>
          </w:p>
        </w:tc>
        <w:tc>
          <w:tcPr>
            <w:tcW w:w="1373" w:type="dxa"/>
            <w:tcBorders>
              <w:top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D58086" w14:textId="77777777" w:rsidR="00D17F85" w:rsidRDefault="00D17F85" w:rsidP="00A114F1">
            <w:pPr>
              <w:pStyle w:val="Standard"/>
            </w:pPr>
            <w:r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Clade m3</w:t>
            </w:r>
          </w:p>
        </w:tc>
        <w:tc>
          <w:tcPr>
            <w:tcW w:w="815" w:type="dxa"/>
            <w:tcBorders>
              <w:top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B08AB2" w14:textId="77777777" w:rsidR="00D17F85" w:rsidRDefault="00D17F85" w:rsidP="00A114F1">
            <w:pPr>
              <w:pStyle w:val="Standard"/>
            </w:pPr>
            <w:r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II</w:t>
            </w:r>
          </w:p>
        </w:tc>
        <w:tc>
          <w:tcPr>
            <w:tcW w:w="1058" w:type="dxa"/>
            <w:tcBorders>
              <w:top w:val="single" w:sz="4" w:space="0" w:color="000000"/>
            </w:tcBorders>
          </w:tcPr>
          <w:p w14:paraId="5EC5856F" w14:textId="77777777" w:rsidR="00D17F85" w:rsidRPr="00A114F1" w:rsidRDefault="00D17F85" w:rsidP="00A114F1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74.80</w:t>
            </w:r>
          </w:p>
        </w:tc>
        <w:tc>
          <w:tcPr>
            <w:tcW w:w="1058" w:type="dxa"/>
            <w:tcBorders>
              <w:top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9CEB0F" w14:textId="77777777" w:rsidR="00D17F85" w:rsidRPr="00A114F1" w:rsidRDefault="00D17F85" w:rsidP="00A114F1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A114F1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895</w:t>
            </w:r>
          </w:p>
        </w:tc>
        <w:tc>
          <w:tcPr>
            <w:tcW w:w="1058" w:type="dxa"/>
            <w:tcBorders>
              <w:top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F28254" w14:textId="77777777" w:rsidR="00D17F85" w:rsidRPr="00A114F1" w:rsidRDefault="00D17F85" w:rsidP="00A114F1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A114F1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18</w:t>
            </w:r>
          </w:p>
        </w:tc>
      </w:tr>
      <w:tr w:rsidR="00D17F85" w14:paraId="67436A27" w14:textId="77777777" w:rsidTr="00A114F1">
        <w:tc>
          <w:tcPr>
            <w:tcW w:w="1023" w:type="dxa"/>
            <w:vMerge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150E53" w14:textId="77777777" w:rsidR="00D17F85" w:rsidRDefault="00D17F85" w:rsidP="00A114F1"/>
        </w:tc>
        <w:tc>
          <w:tcPr>
            <w:tcW w:w="137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36038" w14:textId="77777777" w:rsidR="00D17F85" w:rsidRDefault="00D17F85" w:rsidP="00A114F1">
            <w:pPr>
              <w:pStyle w:val="Standard"/>
              <w:rPr>
                <w:rFonts w:ascii="Times New Roman" w:hAnsi="Times New Roman" w:cs="Times New Roman"/>
                <w:sz w:val="8"/>
                <w:szCs w:val="8"/>
                <w:lang w:val="fr-FR"/>
              </w:rPr>
            </w:pPr>
          </w:p>
        </w:tc>
        <w:tc>
          <w:tcPr>
            <w:tcW w:w="81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1F1B8F" w14:textId="77777777" w:rsidR="00D17F85" w:rsidRDefault="00D17F85" w:rsidP="00A114F1">
            <w:pPr>
              <w:pStyle w:val="Standard"/>
              <w:rPr>
                <w:rFonts w:ascii="Times New Roman" w:hAnsi="Times New Roman" w:cs="Times New Roman"/>
                <w:sz w:val="8"/>
                <w:szCs w:val="8"/>
                <w:lang w:val="fr-FR"/>
              </w:rPr>
            </w:pPr>
          </w:p>
        </w:tc>
        <w:tc>
          <w:tcPr>
            <w:tcW w:w="1058" w:type="dxa"/>
          </w:tcPr>
          <w:p w14:paraId="53712746" w14:textId="77777777" w:rsidR="00D17F85" w:rsidRDefault="00D17F85" w:rsidP="00A114F1">
            <w:pPr>
              <w:pStyle w:val="Standard"/>
              <w:rPr>
                <w:rFonts w:ascii="Times New Roman" w:hAnsi="Times New Roman" w:cs="Times New Roman"/>
                <w:sz w:val="8"/>
                <w:szCs w:val="8"/>
                <w:lang w:val="fr-FR"/>
              </w:rPr>
            </w:pPr>
          </w:p>
        </w:tc>
        <w:tc>
          <w:tcPr>
            <w:tcW w:w="105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C789B" w14:textId="77777777" w:rsidR="00D17F85" w:rsidRDefault="00D17F85" w:rsidP="00A114F1">
            <w:pPr>
              <w:pStyle w:val="Standard"/>
              <w:rPr>
                <w:rFonts w:ascii="Times New Roman" w:hAnsi="Times New Roman" w:cs="Times New Roman"/>
                <w:sz w:val="8"/>
                <w:szCs w:val="8"/>
                <w:lang w:val="fr-FR"/>
              </w:rPr>
            </w:pPr>
          </w:p>
        </w:tc>
        <w:tc>
          <w:tcPr>
            <w:tcW w:w="105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AB936D" w14:textId="77777777" w:rsidR="00D17F85" w:rsidRDefault="00D17F85" w:rsidP="00A114F1">
            <w:pPr>
              <w:pStyle w:val="Standard"/>
              <w:rPr>
                <w:rFonts w:ascii="Times New Roman" w:hAnsi="Times New Roman" w:cs="Times New Roman"/>
                <w:sz w:val="8"/>
                <w:szCs w:val="8"/>
                <w:lang w:val="fr-FR"/>
              </w:rPr>
            </w:pPr>
          </w:p>
        </w:tc>
      </w:tr>
      <w:tr w:rsidR="00D17F85" w14:paraId="0CB7DF0B" w14:textId="77777777" w:rsidTr="00A114F1">
        <w:tc>
          <w:tcPr>
            <w:tcW w:w="1023" w:type="dxa"/>
            <w:vMerge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4C44CB" w14:textId="77777777" w:rsidR="00D17F85" w:rsidRDefault="00D17F85" w:rsidP="00A114F1"/>
        </w:tc>
        <w:tc>
          <w:tcPr>
            <w:tcW w:w="137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F7E56E" w14:textId="77777777" w:rsidR="00D17F85" w:rsidRDefault="00D17F85" w:rsidP="00A114F1">
            <w:pPr>
              <w:pStyle w:val="Standard"/>
            </w:pPr>
            <w:r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Clade m2</w:t>
            </w:r>
          </w:p>
        </w:tc>
        <w:tc>
          <w:tcPr>
            <w:tcW w:w="81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2983F4" w14:textId="77777777" w:rsidR="00D17F85" w:rsidRDefault="00D17F85" w:rsidP="00A114F1">
            <w:pPr>
              <w:pStyle w:val="Standard"/>
            </w:pPr>
            <w:r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II</w:t>
            </w:r>
          </w:p>
        </w:tc>
        <w:tc>
          <w:tcPr>
            <w:tcW w:w="1058" w:type="dxa"/>
          </w:tcPr>
          <w:p w14:paraId="58B7FD0F" w14:textId="77777777" w:rsidR="00D17F85" w:rsidRDefault="00D17F85" w:rsidP="00A114F1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160.62</w:t>
            </w:r>
          </w:p>
        </w:tc>
        <w:tc>
          <w:tcPr>
            <w:tcW w:w="105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404FD" w14:textId="77777777" w:rsidR="00D17F85" w:rsidRPr="00A114F1" w:rsidRDefault="00D17F85" w:rsidP="00A114F1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A114F1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893</w:t>
            </w:r>
          </w:p>
        </w:tc>
        <w:tc>
          <w:tcPr>
            <w:tcW w:w="105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F01DE5" w14:textId="77777777" w:rsidR="00D17F85" w:rsidRPr="00A114F1" w:rsidRDefault="00D17F85" w:rsidP="00A114F1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A114F1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16</w:t>
            </w:r>
          </w:p>
        </w:tc>
      </w:tr>
      <w:tr w:rsidR="00D17F85" w14:paraId="29CAE414" w14:textId="77777777" w:rsidTr="00A114F1">
        <w:tc>
          <w:tcPr>
            <w:tcW w:w="1023" w:type="dxa"/>
            <w:vMerge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F45E6D" w14:textId="77777777" w:rsidR="00D17F85" w:rsidRDefault="00D17F85" w:rsidP="00A114F1"/>
        </w:tc>
        <w:tc>
          <w:tcPr>
            <w:tcW w:w="137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D71C45" w14:textId="77777777" w:rsidR="00D17F85" w:rsidRDefault="00D17F85" w:rsidP="00A114F1">
            <w:pPr>
              <w:pStyle w:val="Standard"/>
              <w:rPr>
                <w:rFonts w:ascii="Times New Roman" w:hAnsi="Times New Roman" w:cs="Times New Roman"/>
                <w:sz w:val="8"/>
                <w:szCs w:val="8"/>
                <w:lang w:val="fr-FR"/>
              </w:rPr>
            </w:pPr>
          </w:p>
        </w:tc>
        <w:tc>
          <w:tcPr>
            <w:tcW w:w="81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643E09" w14:textId="77777777" w:rsidR="00D17F85" w:rsidRDefault="00D17F85" w:rsidP="00A114F1">
            <w:pPr>
              <w:pStyle w:val="Standard"/>
              <w:rPr>
                <w:rFonts w:ascii="Times New Roman" w:hAnsi="Times New Roman" w:cs="Times New Roman"/>
                <w:sz w:val="8"/>
                <w:szCs w:val="8"/>
                <w:lang w:val="fr-FR"/>
              </w:rPr>
            </w:pPr>
          </w:p>
        </w:tc>
        <w:tc>
          <w:tcPr>
            <w:tcW w:w="1058" w:type="dxa"/>
          </w:tcPr>
          <w:p w14:paraId="10ACB73D" w14:textId="77777777" w:rsidR="00D17F85" w:rsidRDefault="00D17F85" w:rsidP="00A114F1">
            <w:pPr>
              <w:pStyle w:val="Standard"/>
              <w:rPr>
                <w:rFonts w:ascii="Times New Roman" w:hAnsi="Times New Roman" w:cs="Times New Roman"/>
                <w:sz w:val="8"/>
                <w:szCs w:val="8"/>
                <w:lang w:val="fr-FR"/>
              </w:rPr>
            </w:pPr>
          </w:p>
        </w:tc>
        <w:tc>
          <w:tcPr>
            <w:tcW w:w="105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FE5C14" w14:textId="77777777" w:rsidR="00D17F85" w:rsidRDefault="00D17F85" w:rsidP="00A114F1">
            <w:pPr>
              <w:pStyle w:val="Standard"/>
              <w:rPr>
                <w:rFonts w:ascii="Times New Roman" w:hAnsi="Times New Roman" w:cs="Times New Roman"/>
                <w:sz w:val="8"/>
                <w:szCs w:val="8"/>
                <w:lang w:val="fr-FR"/>
              </w:rPr>
            </w:pPr>
          </w:p>
        </w:tc>
        <w:tc>
          <w:tcPr>
            <w:tcW w:w="105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1F3897" w14:textId="77777777" w:rsidR="00D17F85" w:rsidRDefault="00D17F85" w:rsidP="00A114F1">
            <w:pPr>
              <w:pStyle w:val="Standard"/>
              <w:rPr>
                <w:rFonts w:ascii="Times New Roman" w:hAnsi="Times New Roman" w:cs="Times New Roman"/>
                <w:sz w:val="8"/>
                <w:szCs w:val="8"/>
                <w:lang w:val="fr-FR"/>
              </w:rPr>
            </w:pPr>
          </w:p>
        </w:tc>
      </w:tr>
      <w:tr w:rsidR="00D17F85" w14:paraId="590BA2AB" w14:textId="77777777" w:rsidTr="00A114F1">
        <w:tc>
          <w:tcPr>
            <w:tcW w:w="1023" w:type="dxa"/>
            <w:vMerge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9CAA55" w14:textId="77777777" w:rsidR="00D17F85" w:rsidRDefault="00D17F85" w:rsidP="00A114F1"/>
        </w:tc>
        <w:tc>
          <w:tcPr>
            <w:tcW w:w="1373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F5B45" w14:textId="77777777" w:rsidR="00D17F85" w:rsidRDefault="00D17F85" w:rsidP="00A114F1">
            <w:pPr>
              <w:pStyle w:val="Standard"/>
            </w:pPr>
            <w:r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Clade m1</w:t>
            </w:r>
          </w:p>
        </w:tc>
        <w:tc>
          <w:tcPr>
            <w:tcW w:w="815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9D181F" w14:textId="77777777" w:rsidR="00D17F85" w:rsidRDefault="00D17F85" w:rsidP="00A114F1">
            <w:pPr>
              <w:pStyle w:val="Standard"/>
            </w:pPr>
            <w:r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I</w:t>
            </w:r>
          </w:p>
        </w:tc>
        <w:tc>
          <w:tcPr>
            <w:tcW w:w="1058" w:type="dxa"/>
            <w:tcBorders>
              <w:bottom w:val="single" w:sz="4" w:space="0" w:color="000000"/>
            </w:tcBorders>
          </w:tcPr>
          <w:p w14:paraId="3AB31DA1" w14:textId="77777777" w:rsidR="00D17F85" w:rsidRPr="00A114F1" w:rsidRDefault="00D17F85" w:rsidP="00A114F1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312.70</w:t>
            </w:r>
          </w:p>
        </w:tc>
        <w:tc>
          <w:tcPr>
            <w:tcW w:w="1058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846C76" w14:textId="77777777" w:rsidR="00D17F85" w:rsidRPr="00A114F1" w:rsidRDefault="00D17F85" w:rsidP="00A114F1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A114F1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936</w:t>
            </w:r>
          </w:p>
        </w:tc>
        <w:tc>
          <w:tcPr>
            <w:tcW w:w="1058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418EAE" w14:textId="77777777" w:rsidR="00D17F85" w:rsidRPr="00A114F1" w:rsidRDefault="00D17F85" w:rsidP="00A114F1">
            <w:pPr>
              <w:pStyle w:val="Standard"/>
              <w:rPr>
                <w:rFonts w:ascii="Times New Roman" w:hAnsi="Times New Roman" w:cs="Times New Roman"/>
                <w:sz w:val="22"/>
                <w:szCs w:val="22"/>
                <w:lang w:val="fr-FR"/>
              </w:rPr>
            </w:pPr>
            <w:r w:rsidRPr="00A114F1">
              <w:rPr>
                <w:rFonts w:ascii="Times New Roman" w:hAnsi="Times New Roman" w:cs="Times New Roman"/>
                <w:sz w:val="22"/>
                <w:szCs w:val="22"/>
                <w:lang w:val="fr-FR"/>
              </w:rPr>
              <w:t>80</w:t>
            </w:r>
          </w:p>
        </w:tc>
      </w:tr>
    </w:tbl>
    <w:p w14:paraId="2E6C64D2" w14:textId="567A2095" w:rsidR="00D17F85" w:rsidRDefault="00D17F85" w:rsidP="00D17F85">
      <w:pPr>
        <w:pStyle w:val="Standard"/>
        <w:rPr>
          <w:rFonts w:ascii="Times New Roman" w:hAnsi="Times New Roman" w:cs="Times New Roman"/>
          <w:sz w:val="22"/>
          <w:szCs w:val="22"/>
          <w:lang w:val="en-US"/>
        </w:rPr>
      </w:pPr>
      <w:r w:rsidRPr="00A114F1">
        <w:rPr>
          <w:rFonts w:ascii="Times New Roman" w:hAnsi="Times New Roman" w:cs="Times New Roman"/>
          <w:sz w:val="22"/>
          <w:szCs w:val="22"/>
          <w:lang w:val="en-US"/>
        </w:rPr>
        <w:t xml:space="preserve">Model </w:t>
      </w:r>
      <w:proofErr w:type="gramStart"/>
      <w:r w:rsidRPr="00A114F1">
        <w:rPr>
          <w:rFonts w:ascii="Times New Roman" w:hAnsi="Times New Roman" w:cs="Times New Roman"/>
          <w:sz w:val="22"/>
          <w:szCs w:val="22"/>
          <w:lang w:val="en-US"/>
        </w:rPr>
        <w:t>types :</w:t>
      </w:r>
      <w:proofErr w:type="gramEnd"/>
      <w:r w:rsidRPr="00A114F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Null (no cline), </w:t>
      </w:r>
      <w:r w:rsidRPr="004400F8">
        <w:rPr>
          <w:rFonts w:ascii="Times New Roman" w:hAnsi="Times New Roman" w:cs="Times New Roman"/>
          <w:sz w:val="22"/>
          <w:szCs w:val="22"/>
          <w:lang w:val="en-US"/>
        </w:rPr>
        <w:t>I (fixed scaling based on minimum and maximum observed frequencies and no exponential tails) and  II (free scaling and no exponential tails).</w:t>
      </w:r>
    </w:p>
    <w:p w14:paraId="534848E2" w14:textId="77777777" w:rsidR="00366752" w:rsidRDefault="00366752" w:rsidP="00D17F85">
      <w:pPr>
        <w:pStyle w:val="Standard"/>
        <w:rPr>
          <w:rFonts w:ascii="Times New Roman" w:hAnsi="Times New Roman" w:cs="Times New Roman"/>
          <w:sz w:val="22"/>
          <w:szCs w:val="22"/>
          <w:lang w:val="en-US"/>
        </w:rPr>
      </w:pPr>
    </w:p>
    <w:p w14:paraId="1DD987A5" w14:textId="08244F68" w:rsidR="00427994" w:rsidRDefault="00427994">
      <w:pPr>
        <w:rPr>
          <w:rFonts w:eastAsia="Calibri"/>
          <w:sz w:val="22"/>
          <w:szCs w:val="22"/>
          <w:lang w:eastAsia="en-US"/>
        </w:rPr>
      </w:pPr>
      <w:r>
        <w:rPr>
          <w:sz w:val="22"/>
          <w:szCs w:val="22"/>
        </w:rPr>
        <w:br w:type="page"/>
      </w:r>
    </w:p>
    <w:p w14:paraId="7406F3A3" w14:textId="77777777" w:rsidR="00366752" w:rsidRDefault="00366752" w:rsidP="00D17F85">
      <w:pPr>
        <w:pStyle w:val="Standard"/>
        <w:rPr>
          <w:rFonts w:ascii="Times New Roman" w:hAnsi="Times New Roman" w:cs="Times New Roman"/>
          <w:sz w:val="22"/>
          <w:szCs w:val="22"/>
          <w:lang w:val="en-US"/>
        </w:rPr>
      </w:pPr>
    </w:p>
    <w:p w14:paraId="3117D4A5" w14:textId="01042FC6" w:rsidR="00366752" w:rsidRDefault="00366752" w:rsidP="00D17F85">
      <w:pPr>
        <w:pStyle w:val="Standard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Table S</w:t>
      </w:r>
      <w:r w:rsidR="003A1FD3">
        <w:rPr>
          <w:rFonts w:ascii="Times New Roman" w:hAnsi="Times New Roman" w:cs="Times New Roman"/>
          <w:sz w:val="22"/>
          <w:szCs w:val="22"/>
          <w:lang w:val="en-US"/>
        </w:rPr>
        <w:t>6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: </w:t>
      </w:r>
      <w:proofErr w:type="spellStart"/>
      <w:r w:rsidRPr="00366752">
        <w:rPr>
          <w:rFonts w:ascii="Times New Roman" w:hAnsi="Times New Roman" w:cs="Times New Roman"/>
          <w:sz w:val="22"/>
          <w:szCs w:val="22"/>
          <w:lang w:val="en-US"/>
        </w:rPr>
        <w:t>Harpending's</w:t>
      </w:r>
      <w:proofErr w:type="spellEnd"/>
      <w:r w:rsidRPr="00366752">
        <w:rPr>
          <w:rFonts w:ascii="Times New Roman" w:hAnsi="Times New Roman" w:cs="Times New Roman"/>
          <w:sz w:val="22"/>
          <w:szCs w:val="22"/>
          <w:lang w:val="en-US"/>
        </w:rPr>
        <w:t> </w:t>
      </w:r>
      <w:r w:rsidRPr="00654152">
        <w:rPr>
          <w:rFonts w:ascii="Times New Roman" w:hAnsi="Times New Roman" w:cs="Times New Roman"/>
          <w:sz w:val="22"/>
          <w:szCs w:val="22"/>
          <w:lang w:val="en-US"/>
        </w:rPr>
        <w:t>raggedness</w:t>
      </w:r>
      <w:r w:rsidRPr="00366752">
        <w:rPr>
          <w:rFonts w:ascii="Times New Roman" w:hAnsi="Times New Roman" w:cs="Times New Roman"/>
          <w:sz w:val="22"/>
          <w:szCs w:val="22"/>
          <w:lang w:val="en-US"/>
        </w:rPr>
        <w:t> (</w:t>
      </w:r>
      <w:r w:rsidRPr="00654152">
        <w:rPr>
          <w:rFonts w:ascii="Times New Roman" w:hAnsi="Times New Roman" w:cs="Times New Roman"/>
          <w:sz w:val="22"/>
          <w:szCs w:val="22"/>
          <w:lang w:val="en-US"/>
        </w:rPr>
        <w:t>r</w:t>
      </w:r>
      <w:r w:rsidRPr="00366752">
        <w:rPr>
          <w:rFonts w:ascii="Times New Roman" w:hAnsi="Times New Roman" w:cs="Times New Roman"/>
          <w:sz w:val="22"/>
          <w:szCs w:val="22"/>
          <w:lang w:val="en-US"/>
        </w:rPr>
        <w:t>), Ramos-</w:t>
      </w:r>
      <w:proofErr w:type="spellStart"/>
      <w:r w:rsidRPr="00366752">
        <w:rPr>
          <w:rFonts w:ascii="Times New Roman" w:hAnsi="Times New Roman" w:cs="Times New Roman"/>
          <w:sz w:val="22"/>
          <w:szCs w:val="22"/>
          <w:lang w:val="en-US"/>
        </w:rPr>
        <w:t>Onsins</w:t>
      </w:r>
      <w:proofErr w:type="spellEnd"/>
      <w:r w:rsidRPr="00366752">
        <w:rPr>
          <w:rFonts w:ascii="Times New Roman" w:hAnsi="Times New Roman" w:cs="Times New Roman"/>
          <w:sz w:val="22"/>
          <w:szCs w:val="22"/>
          <w:lang w:val="en-US"/>
        </w:rPr>
        <w:t xml:space="preserve"> &amp; </w:t>
      </w:r>
      <w:r w:rsidRPr="00654152">
        <w:rPr>
          <w:rFonts w:ascii="Times New Roman" w:hAnsi="Times New Roman" w:cs="Times New Roman"/>
          <w:sz w:val="22"/>
          <w:szCs w:val="22"/>
          <w:lang w:val="en-US"/>
        </w:rPr>
        <w:t>Rozas</w:t>
      </w:r>
      <w:r w:rsidRPr="00366752">
        <w:rPr>
          <w:rFonts w:ascii="Times New Roman" w:hAnsi="Times New Roman" w:cs="Times New Roman"/>
          <w:sz w:val="22"/>
          <w:szCs w:val="22"/>
          <w:lang w:val="en-US"/>
        </w:rPr>
        <w:t>' (R</w:t>
      </w:r>
      <w:r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2</w:t>
      </w:r>
      <w:r w:rsidRPr="00366752">
        <w:rPr>
          <w:rFonts w:ascii="Times New Roman" w:hAnsi="Times New Roman" w:cs="Times New Roman"/>
          <w:sz w:val="22"/>
          <w:szCs w:val="22"/>
          <w:lang w:val="en-US"/>
        </w:rPr>
        <w:t xml:space="preserve">), </w:t>
      </w:r>
      <w:r w:rsidRPr="00654152">
        <w:rPr>
          <w:rFonts w:ascii="Times New Roman" w:hAnsi="Times New Roman" w:cs="Times New Roman"/>
          <w:sz w:val="22"/>
          <w:szCs w:val="22"/>
          <w:lang w:val="en-US"/>
        </w:rPr>
        <w:t>Fu's Fs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and Tajima’s D </w:t>
      </w:r>
      <w:r w:rsidRPr="00366752">
        <w:rPr>
          <w:rFonts w:ascii="Times New Roman" w:hAnsi="Times New Roman" w:cs="Times New Roman"/>
          <w:sz w:val="22"/>
          <w:szCs w:val="22"/>
          <w:lang w:val="en-US"/>
        </w:rPr>
        <w:t>estimates for the </w:t>
      </w:r>
      <w:r w:rsidRPr="00654152">
        <w:rPr>
          <w:rFonts w:ascii="Times New Roman" w:hAnsi="Times New Roman" w:cs="Times New Roman"/>
          <w:sz w:val="22"/>
          <w:szCs w:val="22"/>
          <w:lang w:val="en-US"/>
        </w:rPr>
        <w:t>mismatch</w:t>
      </w:r>
      <w:r w:rsidRPr="00366752">
        <w:rPr>
          <w:rFonts w:ascii="Times New Roman" w:hAnsi="Times New Roman" w:cs="Times New Roman"/>
          <w:sz w:val="22"/>
          <w:szCs w:val="22"/>
          <w:lang w:val="en-US"/>
        </w:rPr>
        <w:t xml:space="preserve"> distributions are 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presented together with upper </w:t>
      </w:r>
      <w:r w:rsidR="008532ED">
        <w:rPr>
          <w:rFonts w:ascii="Times New Roman" w:hAnsi="Times New Roman" w:cs="Times New Roman"/>
          <w:sz w:val="22"/>
          <w:szCs w:val="22"/>
          <w:lang w:val="en-US"/>
        </w:rPr>
        <w:t>(UL)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and lower </w:t>
      </w:r>
      <w:r w:rsidR="008532ED">
        <w:rPr>
          <w:rFonts w:ascii="Times New Roman" w:hAnsi="Times New Roman" w:cs="Times New Roman"/>
          <w:sz w:val="22"/>
          <w:szCs w:val="22"/>
          <w:lang w:val="en-US"/>
        </w:rPr>
        <w:t xml:space="preserve">(LL) </w:t>
      </w:r>
      <w:r>
        <w:rPr>
          <w:rFonts w:ascii="Times New Roman" w:hAnsi="Times New Roman" w:cs="Times New Roman"/>
          <w:sz w:val="22"/>
          <w:szCs w:val="22"/>
          <w:lang w:val="en-US"/>
        </w:rPr>
        <w:t>confidence interval</w:t>
      </w:r>
      <w:r w:rsidR="00296090">
        <w:rPr>
          <w:rFonts w:ascii="Times New Roman" w:hAnsi="Times New Roman" w:cs="Times New Roman"/>
          <w:sz w:val="22"/>
          <w:szCs w:val="22"/>
          <w:lang w:val="en-US"/>
        </w:rPr>
        <w:t xml:space="preserve"> (95%)</w:t>
      </w:r>
      <w:r w:rsidR="008532ED">
        <w:rPr>
          <w:rFonts w:ascii="Times New Roman" w:hAnsi="Times New Roman" w:cs="Times New Roman"/>
          <w:sz w:val="22"/>
          <w:szCs w:val="22"/>
          <w:lang w:val="en-US"/>
        </w:rPr>
        <w:t>, standard deviation (S.D.)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and p value </w:t>
      </w:r>
      <w:proofErr w:type="gramStart"/>
      <w:r>
        <w:rPr>
          <w:rFonts w:ascii="Times New Roman" w:hAnsi="Times New Roman" w:cs="Times New Roman"/>
          <w:sz w:val="22"/>
          <w:szCs w:val="22"/>
          <w:lang w:val="en-US"/>
        </w:rPr>
        <w:t>( based</w:t>
      </w:r>
      <w:proofErr w:type="gramEnd"/>
      <w:r>
        <w:rPr>
          <w:rFonts w:ascii="Times New Roman" w:hAnsi="Times New Roman" w:cs="Times New Roman"/>
          <w:sz w:val="22"/>
          <w:szCs w:val="22"/>
          <w:lang w:val="en-US"/>
        </w:rPr>
        <w:t xml:space="preserve"> on 10 000 permutation tests)</w:t>
      </w:r>
    </w:p>
    <w:tbl>
      <w:tblPr>
        <w:tblStyle w:val="TableGrid"/>
        <w:tblW w:w="11058" w:type="dxa"/>
        <w:tblInd w:w="-9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"/>
        <w:gridCol w:w="730"/>
        <w:gridCol w:w="821"/>
        <w:gridCol w:w="1413"/>
        <w:gridCol w:w="851"/>
        <w:gridCol w:w="1417"/>
        <w:gridCol w:w="1134"/>
        <w:gridCol w:w="1276"/>
        <w:gridCol w:w="1105"/>
        <w:gridCol w:w="1447"/>
      </w:tblGrid>
      <w:tr w:rsidR="008532ED" w:rsidRPr="008532ED" w14:paraId="2E75A5D8" w14:textId="65BB6072" w:rsidTr="00654152">
        <w:tc>
          <w:tcPr>
            <w:tcW w:w="864" w:type="dxa"/>
            <w:tcBorders>
              <w:bottom w:val="single" w:sz="4" w:space="0" w:color="auto"/>
            </w:tcBorders>
          </w:tcPr>
          <w:p w14:paraId="35A4F623" w14:textId="77777777" w:rsidR="00366752" w:rsidRPr="00654152" w:rsidRDefault="00366752" w:rsidP="00D17F85">
            <w:pPr>
              <w:pStyle w:val="Standard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730" w:type="dxa"/>
            <w:tcBorders>
              <w:bottom w:val="single" w:sz="4" w:space="0" w:color="auto"/>
            </w:tcBorders>
          </w:tcPr>
          <w:p w14:paraId="5B1855A2" w14:textId="77777777" w:rsidR="00366752" w:rsidRPr="00654152" w:rsidRDefault="00366752" w:rsidP="00D17F85">
            <w:pPr>
              <w:pStyle w:val="Standard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821" w:type="dxa"/>
            <w:tcBorders>
              <w:bottom w:val="single" w:sz="4" w:space="0" w:color="auto"/>
            </w:tcBorders>
          </w:tcPr>
          <w:p w14:paraId="14836327" w14:textId="438B891F" w:rsidR="00366752" w:rsidRPr="00654152" w:rsidRDefault="00366752" w:rsidP="00D17F85">
            <w:pPr>
              <w:pStyle w:val="Standard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5415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r</w:t>
            </w:r>
          </w:p>
        </w:tc>
        <w:tc>
          <w:tcPr>
            <w:tcW w:w="1413" w:type="dxa"/>
            <w:tcBorders>
              <w:bottom w:val="single" w:sz="4" w:space="0" w:color="auto"/>
            </w:tcBorders>
          </w:tcPr>
          <w:p w14:paraId="0F7F78C2" w14:textId="104A2336" w:rsidR="00366752" w:rsidRPr="00654152" w:rsidRDefault="00366752" w:rsidP="00D17F85">
            <w:pPr>
              <w:pStyle w:val="Standard"/>
              <w:rPr>
                <w:rFonts w:ascii="Times New Roman" w:hAnsi="Times New Roman" w:cs="Times New Roman"/>
                <w:b/>
                <w:bCs/>
                <w:sz w:val="22"/>
                <w:szCs w:val="22"/>
                <w:vertAlign w:val="subscript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284856B0" w14:textId="607EC2B2" w:rsidR="00366752" w:rsidRPr="00654152" w:rsidRDefault="00366752" w:rsidP="00D17F85">
            <w:pPr>
              <w:pStyle w:val="Standard"/>
              <w:rPr>
                <w:rFonts w:ascii="Times New Roman" w:hAnsi="Times New Roman" w:cs="Times New Roman"/>
                <w:b/>
                <w:bCs/>
                <w:sz w:val="22"/>
                <w:szCs w:val="22"/>
                <w:vertAlign w:val="subscript"/>
              </w:rPr>
            </w:pPr>
            <w:r w:rsidRPr="0065415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R</w:t>
            </w:r>
            <w:r w:rsidRPr="00654152">
              <w:rPr>
                <w:rFonts w:ascii="Times New Roman" w:hAnsi="Times New Roman" w:cs="Times New Roman"/>
                <w:b/>
                <w:bCs/>
                <w:sz w:val="22"/>
                <w:szCs w:val="22"/>
                <w:vertAlign w:val="subscript"/>
              </w:rPr>
              <w:t>2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7A3257DB" w14:textId="72BD23FC" w:rsidR="00366752" w:rsidRPr="00654152" w:rsidRDefault="00366752" w:rsidP="00D17F85">
            <w:pPr>
              <w:pStyle w:val="Standard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7861560E" w14:textId="4B4DD69C" w:rsidR="00366752" w:rsidRPr="00654152" w:rsidRDefault="00366752" w:rsidP="00D17F85">
            <w:pPr>
              <w:pStyle w:val="Standard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5415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Fs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492F4DB2" w14:textId="77777777" w:rsidR="00366752" w:rsidRPr="00654152" w:rsidRDefault="00366752" w:rsidP="00D17F85">
            <w:pPr>
              <w:pStyle w:val="Standard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105" w:type="dxa"/>
            <w:tcBorders>
              <w:bottom w:val="single" w:sz="4" w:space="0" w:color="auto"/>
            </w:tcBorders>
          </w:tcPr>
          <w:p w14:paraId="36C4942F" w14:textId="69FA7E10" w:rsidR="00366752" w:rsidRPr="00654152" w:rsidRDefault="00366752" w:rsidP="00D17F85">
            <w:pPr>
              <w:pStyle w:val="Standard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5415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D</w:t>
            </w:r>
          </w:p>
        </w:tc>
        <w:tc>
          <w:tcPr>
            <w:tcW w:w="1447" w:type="dxa"/>
            <w:tcBorders>
              <w:bottom w:val="single" w:sz="4" w:space="0" w:color="auto"/>
            </w:tcBorders>
          </w:tcPr>
          <w:p w14:paraId="606FEA73" w14:textId="77777777" w:rsidR="00366752" w:rsidRPr="00654152" w:rsidRDefault="00366752" w:rsidP="00D17F85">
            <w:pPr>
              <w:pStyle w:val="Standard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</w:tr>
      <w:tr w:rsidR="008532ED" w:rsidRPr="008532ED" w14:paraId="1C95066A" w14:textId="1E0FC97A" w:rsidTr="00654152">
        <w:tc>
          <w:tcPr>
            <w:tcW w:w="864" w:type="dxa"/>
            <w:tcBorders>
              <w:top w:val="single" w:sz="4" w:space="0" w:color="auto"/>
            </w:tcBorders>
          </w:tcPr>
          <w:p w14:paraId="63F26F8F" w14:textId="3CCE1A1E" w:rsidR="00366752" w:rsidRPr="00654152" w:rsidRDefault="008532ED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 w:rsidRPr="00A114F1">
              <w:rPr>
                <w:rFonts w:ascii="Times New Roman" w:hAnsi="Times New Roman" w:cs="Times New Roman"/>
                <w:sz w:val="22"/>
                <w:szCs w:val="22"/>
              </w:rPr>
              <w:t>Cox1f</w:t>
            </w:r>
          </w:p>
        </w:tc>
        <w:tc>
          <w:tcPr>
            <w:tcW w:w="730" w:type="dxa"/>
            <w:tcBorders>
              <w:top w:val="single" w:sz="4" w:space="0" w:color="auto"/>
            </w:tcBorders>
          </w:tcPr>
          <w:p w14:paraId="51CF3A45" w14:textId="1BAB3538" w:rsidR="00366752" w:rsidRPr="00654152" w:rsidRDefault="00366752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 w:rsidRPr="00654152">
              <w:rPr>
                <w:rFonts w:ascii="Times New Roman" w:hAnsi="Times New Roman" w:cs="Times New Roman"/>
                <w:sz w:val="22"/>
                <w:szCs w:val="22"/>
              </w:rPr>
              <w:t>North</w:t>
            </w:r>
          </w:p>
        </w:tc>
        <w:tc>
          <w:tcPr>
            <w:tcW w:w="821" w:type="dxa"/>
            <w:tcBorders>
              <w:top w:val="single" w:sz="4" w:space="0" w:color="auto"/>
            </w:tcBorders>
          </w:tcPr>
          <w:p w14:paraId="66AEB529" w14:textId="7ADE678C" w:rsidR="00366752" w:rsidRPr="00654152" w:rsidRDefault="00296090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 w:rsidRPr="00654152">
              <w:rPr>
                <w:rFonts w:ascii="Times New Roman" w:hAnsi="Times New Roman" w:cs="Times New Roman"/>
                <w:sz w:val="22"/>
                <w:szCs w:val="22"/>
              </w:rPr>
              <w:t>0.1878</w:t>
            </w:r>
          </w:p>
        </w:tc>
        <w:tc>
          <w:tcPr>
            <w:tcW w:w="1413" w:type="dxa"/>
            <w:tcBorders>
              <w:top w:val="single" w:sz="4" w:space="0" w:color="auto"/>
            </w:tcBorders>
          </w:tcPr>
          <w:p w14:paraId="076F757A" w14:textId="0D39B91D" w:rsidR="00296090" w:rsidRPr="00654152" w:rsidRDefault="00427994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LL</w:t>
            </w:r>
            <w:r w:rsidR="00296090" w:rsidRPr="00654152">
              <w:rPr>
                <w:rFonts w:ascii="Times New Roman" w:hAnsi="Times New Roman" w:cs="Times New Roman"/>
                <w:sz w:val="22"/>
                <w:szCs w:val="22"/>
              </w:rPr>
              <w:t xml:space="preserve"> 0.01971</w:t>
            </w:r>
          </w:p>
          <w:p w14:paraId="4C8D3272" w14:textId="073488B6" w:rsidR="00296090" w:rsidRPr="00654152" w:rsidRDefault="00427994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UL</w:t>
            </w:r>
            <w:r w:rsidR="00296090" w:rsidRPr="00654152">
              <w:rPr>
                <w:rFonts w:ascii="Times New Roman" w:hAnsi="Times New Roman" w:cs="Times New Roman"/>
                <w:sz w:val="22"/>
                <w:szCs w:val="22"/>
              </w:rPr>
              <w:t>: 0.32734</w:t>
            </w:r>
          </w:p>
          <w:p w14:paraId="5768DB88" w14:textId="596DB985" w:rsidR="00366752" w:rsidRPr="00654152" w:rsidRDefault="00427994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</w:t>
            </w:r>
            <w:r w:rsidR="00296090" w:rsidRPr="00654152">
              <w:rPr>
                <w:rFonts w:ascii="Times New Roman" w:hAnsi="Times New Roman" w:cs="Times New Roman"/>
                <w:sz w:val="22"/>
                <w:szCs w:val="22"/>
              </w:rPr>
              <w:t>=0.89190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6CBAD0FD" w14:textId="0DB06248" w:rsidR="00366752" w:rsidRPr="00654152" w:rsidRDefault="00296090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 w:rsidRPr="00654152">
              <w:rPr>
                <w:rFonts w:ascii="Times New Roman" w:hAnsi="Times New Roman" w:cs="Times New Roman"/>
                <w:sz w:val="22"/>
                <w:szCs w:val="22"/>
              </w:rPr>
              <w:t>0.1423</w:t>
            </w: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27228C83" w14:textId="0CC5FAEE" w:rsidR="00296090" w:rsidRPr="00654152" w:rsidRDefault="00296090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 w:rsidRPr="00654152">
              <w:rPr>
                <w:rFonts w:ascii="Times New Roman" w:hAnsi="Times New Roman" w:cs="Times New Roman"/>
                <w:sz w:val="22"/>
                <w:szCs w:val="22"/>
              </w:rPr>
              <w:t>L</w:t>
            </w:r>
            <w:r w:rsidR="008532ED">
              <w:rPr>
                <w:rFonts w:ascii="Times New Roman" w:hAnsi="Times New Roman" w:cs="Times New Roman"/>
                <w:sz w:val="22"/>
                <w:szCs w:val="22"/>
              </w:rPr>
              <w:t>L</w:t>
            </w:r>
            <w:r w:rsidRPr="00654152">
              <w:rPr>
                <w:rFonts w:ascii="Times New Roman" w:hAnsi="Times New Roman" w:cs="Times New Roman"/>
                <w:sz w:val="22"/>
                <w:szCs w:val="22"/>
              </w:rPr>
              <w:t>: 0.05663</w:t>
            </w:r>
          </w:p>
          <w:p w14:paraId="45CAC7DF" w14:textId="482C420F" w:rsidR="00296090" w:rsidRPr="00654152" w:rsidRDefault="008532ED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UL</w:t>
            </w:r>
            <w:r w:rsidR="00296090" w:rsidRPr="00654152">
              <w:rPr>
                <w:rFonts w:ascii="Times New Roman" w:hAnsi="Times New Roman" w:cs="Times New Roman"/>
                <w:sz w:val="22"/>
                <w:szCs w:val="22"/>
              </w:rPr>
              <w:t>: 0.18384</w:t>
            </w:r>
          </w:p>
          <w:p w14:paraId="55F058EB" w14:textId="3AE530EC" w:rsidR="00296090" w:rsidRPr="00654152" w:rsidRDefault="008532ED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</w:t>
            </w:r>
            <w:r w:rsidR="00296090" w:rsidRPr="00654152">
              <w:rPr>
                <w:rFonts w:ascii="Times New Roman" w:hAnsi="Times New Roman" w:cs="Times New Roman"/>
                <w:sz w:val="22"/>
                <w:szCs w:val="22"/>
              </w:rPr>
              <w:t>=0.82078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00901581" w14:textId="04DDC41A" w:rsidR="00366752" w:rsidRPr="00654152" w:rsidRDefault="00C05A9C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 w:rsidRPr="00654152">
              <w:rPr>
                <w:rFonts w:ascii="Times New Roman" w:hAnsi="Times New Roman" w:cs="Times New Roman"/>
                <w:sz w:val="22"/>
                <w:szCs w:val="22"/>
              </w:rPr>
              <w:t>1.78412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32959915" w14:textId="5A7D61D1" w:rsidR="00366752" w:rsidRPr="00654152" w:rsidRDefault="008532ED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</w:t>
            </w:r>
            <w:r w:rsidR="00C05A9C" w:rsidRPr="00654152">
              <w:rPr>
                <w:rFonts w:ascii="Times New Roman" w:hAnsi="Times New Roman" w:cs="Times New Roman"/>
                <w:sz w:val="22"/>
                <w:szCs w:val="22"/>
              </w:rPr>
              <w:t>= 0.87580</w:t>
            </w:r>
          </w:p>
        </w:tc>
        <w:tc>
          <w:tcPr>
            <w:tcW w:w="1105" w:type="dxa"/>
            <w:tcBorders>
              <w:top w:val="single" w:sz="4" w:space="0" w:color="auto"/>
            </w:tcBorders>
          </w:tcPr>
          <w:p w14:paraId="301E7C58" w14:textId="4D5A6D90" w:rsidR="00366752" w:rsidRPr="00654152" w:rsidRDefault="00C05A9C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 w:rsidRPr="00654152">
              <w:rPr>
                <w:rFonts w:ascii="Times New Roman" w:hAnsi="Times New Roman" w:cs="Times New Roman"/>
                <w:sz w:val="22"/>
                <w:szCs w:val="22"/>
              </w:rPr>
              <w:t>0.75250</w:t>
            </w:r>
          </w:p>
        </w:tc>
        <w:tc>
          <w:tcPr>
            <w:tcW w:w="1447" w:type="dxa"/>
            <w:tcBorders>
              <w:top w:val="single" w:sz="4" w:space="0" w:color="auto"/>
            </w:tcBorders>
          </w:tcPr>
          <w:p w14:paraId="48E4B139" w14:textId="07C1ADE6" w:rsidR="00C05A9C" w:rsidRPr="00654152" w:rsidRDefault="00C05A9C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proofErr w:type="gramStart"/>
            <w:r w:rsidRPr="00654152">
              <w:rPr>
                <w:rFonts w:ascii="Times New Roman" w:hAnsi="Times New Roman" w:cs="Times New Roman"/>
                <w:sz w:val="22"/>
                <w:szCs w:val="22"/>
              </w:rPr>
              <w:t>S.D</w:t>
            </w:r>
            <w:proofErr w:type="gramEnd"/>
            <w:r w:rsidRPr="00654152">
              <w:rPr>
                <w:rFonts w:ascii="Times New Roman" w:hAnsi="Times New Roman" w:cs="Times New Roman"/>
                <w:sz w:val="22"/>
                <w:szCs w:val="22"/>
              </w:rPr>
              <w:t>=1.10663</w:t>
            </w:r>
          </w:p>
          <w:p w14:paraId="5EB10CB5" w14:textId="2F835F97" w:rsidR="00366752" w:rsidRPr="00654152" w:rsidRDefault="008532ED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</w:t>
            </w:r>
            <w:r w:rsidR="00C05A9C" w:rsidRPr="00654152">
              <w:rPr>
                <w:rFonts w:ascii="Times New Roman" w:hAnsi="Times New Roman" w:cs="Times New Roman"/>
                <w:sz w:val="22"/>
                <w:szCs w:val="22"/>
              </w:rPr>
              <w:t>=0.71910</w:t>
            </w:r>
          </w:p>
        </w:tc>
      </w:tr>
      <w:tr w:rsidR="008532ED" w:rsidRPr="008532ED" w14:paraId="01113F05" w14:textId="49416F38" w:rsidTr="00654152">
        <w:tc>
          <w:tcPr>
            <w:tcW w:w="864" w:type="dxa"/>
            <w:tcBorders>
              <w:bottom w:val="single" w:sz="4" w:space="0" w:color="auto"/>
            </w:tcBorders>
          </w:tcPr>
          <w:p w14:paraId="1C23C273" w14:textId="77777777" w:rsidR="00366752" w:rsidRPr="00654152" w:rsidRDefault="00366752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30" w:type="dxa"/>
            <w:tcBorders>
              <w:bottom w:val="single" w:sz="4" w:space="0" w:color="auto"/>
            </w:tcBorders>
          </w:tcPr>
          <w:p w14:paraId="630352CC" w14:textId="63D8DD98" w:rsidR="00366752" w:rsidRPr="00654152" w:rsidRDefault="00366752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 w:rsidRPr="00654152">
              <w:rPr>
                <w:rFonts w:ascii="Times New Roman" w:hAnsi="Times New Roman" w:cs="Times New Roman"/>
                <w:sz w:val="22"/>
                <w:szCs w:val="22"/>
              </w:rPr>
              <w:t>South</w:t>
            </w:r>
          </w:p>
        </w:tc>
        <w:tc>
          <w:tcPr>
            <w:tcW w:w="821" w:type="dxa"/>
            <w:tcBorders>
              <w:bottom w:val="single" w:sz="4" w:space="0" w:color="auto"/>
            </w:tcBorders>
          </w:tcPr>
          <w:p w14:paraId="22E77EDF" w14:textId="1D1F7A4E" w:rsidR="00366752" w:rsidRPr="00654152" w:rsidRDefault="00296090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 w:rsidRPr="00654152">
              <w:rPr>
                <w:rFonts w:ascii="Times New Roman" w:hAnsi="Times New Roman" w:cs="Times New Roman"/>
                <w:sz w:val="22"/>
                <w:szCs w:val="22"/>
              </w:rPr>
              <w:t>0.1960</w:t>
            </w:r>
          </w:p>
        </w:tc>
        <w:tc>
          <w:tcPr>
            <w:tcW w:w="1413" w:type="dxa"/>
            <w:tcBorders>
              <w:bottom w:val="single" w:sz="4" w:space="0" w:color="auto"/>
            </w:tcBorders>
          </w:tcPr>
          <w:p w14:paraId="21D5C41F" w14:textId="48D08206" w:rsidR="00366752" w:rsidRPr="00654152" w:rsidRDefault="00427994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LL</w:t>
            </w:r>
            <w:r w:rsidR="00296090" w:rsidRPr="00654152">
              <w:rPr>
                <w:rFonts w:ascii="Times New Roman" w:hAnsi="Times New Roman" w:cs="Times New Roman"/>
                <w:sz w:val="22"/>
                <w:szCs w:val="22"/>
              </w:rPr>
              <w:t>: 0.02656</w:t>
            </w:r>
          </w:p>
          <w:p w14:paraId="4AAE33A2" w14:textId="03A4020E" w:rsidR="00296090" w:rsidRPr="00654152" w:rsidRDefault="00427994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UL</w:t>
            </w:r>
            <w:r w:rsidR="00296090" w:rsidRPr="00654152">
              <w:rPr>
                <w:rFonts w:ascii="Times New Roman" w:hAnsi="Times New Roman" w:cs="Times New Roman"/>
                <w:sz w:val="22"/>
                <w:szCs w:val="22"/>
              </w:rPr>
              <w:t xml:space="preserve"> 0.56222</w:t>
            </w:r>
          </w:p>
          <w:p w14:paraId="25FAFEFA" w14:textId="14C9EFCE" w:rsidR="00296090" w:rsidRPr="00654152" w:rsidRDefault="00427994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</w:t>
            </w:r>
            <w:r w:rsidR="00296090" w:rsidRPr="00654152">
              <w:rPr>
                <w:rFonts w:ascii="Times New Roman" w:hAnsi="Times New Roman" w:cs="Times New Roman"/>
                <w:sz w:val="22"/>
                <w:szCs w:val="22"/>
              </w:rPr>
              <w:t>=0.74705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2914835E" w14:textId="40480073" w:rsidR="00366752" w:rsidRPr="00654152" w:rsidRDefault="00296090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 w:rsidRPr="00654152">
              <w:rPr>
                <w:rFonts w:ascii="Times New Roman" w:hAnsi="Times New Roman" w:cs="Times New Roman"/>
                <w:sz w:val="22"/>
                <w:szCs w:val="22"/>
              </w:rPr>
              <w:t>0.0538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23EBECCC" w14:textId="16AA92B2" w:rsidR="00366752" w:rsidRPr="00654152" w:rsidRDefault="008532ED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LL</w:t>
            </w:r>
            <w:r w:rsidR="00296090" w:rsidRPr="00654152">
              <w:rPr>
                <w:rFonts w:ascii="Times New Roman" w:hAnsi="Times New Roman" w:cs="Times New Roman"/>
                <w:sz w:val="22"/>
                <w:szCs w:val="22"/>
              </w:rPr>
              <w:t>: 0.03592</w:t>
            </w:r>
          </w:p>
          <w:p w14:paraId="26EB5A68" w14:textId="698DFC66" w:rsidR="00296090" w:rsidRPr="00654152" w:rsidRDefault="008532ED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UL</w:t>
            </w:r>
            <w:r w:rsidR="00296090" w:rsidRPr="00654152">
              <w:rPr>
                <w:rFonts w:ascii="Times New Roman" w:hAnsi="Times New Roman" w:cs="Times New Roman"/>
                <w:sz w:val="22"/>
                <w:szCs w:val="22"/>
              </w:rPr>
              <w:t>: 0.17487</w:t>
            </w:r>
          </w:p>
          <w:p w14:paraId="1300745F" w14:textId="1D46F2BB" w:rsidR="00296090" w:rsidRPr="00654152" w:rsidRDefault="008532ED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</w:t>
            </w:r>
            <w:r w:rsidR="00296090" w:rsidRPr="00654152">
              <w:rPr>
                <w:rFonts w:ascii="Times New Roman" w:hAnsi="Times New Roman" w:cs="Times New Roman"/>
                <w:sz w:val="22"/>
                <w:szCs w:val="22"/>
              </w:rPr>
              <w:t>=0.14065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137D19B9" w14:textId="76E68C31" w:rsidR="00366752" w:rsidRPr="001B7AD7" w:rsidRDefault="008532ED" w:rsidP="00D17F85">
            <w:pPr>
              <w:pStyle w:val="Standard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1B7AD7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-5.86889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415088B0" w14:textId="29F12F22" w:rsidR="00366752" w:rsidRPr="00654152" w:rsidRDefault="008532ED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</w:t>
            </w:r>
            <w:r w:rsidRPr="00654152">
              <w:rPr>
                <w:rFonts w:ascii="Times New Roman" w:hAnsi="Times New Roman" w:cs="Times New Roman"/>
                <w:sz w:val="22"/>
                <w:szCs w:val="22"/>
              </w:rPr>
              <w:t>=0.01950</w:t>
            </w:r>
          </w:p>
        </w:tc>
        <w:tc>
          <w:tcPr>
            <w:tcW w:w="1105" w:type="dxa"/>
            <w:tcBorders>
              <w:bottom w:val="single" w:sz="4" w:space="0" w:color="auto"/>
            </w:tcBorders>
          </w:tcPr>
          <w:p w14:paraId="4998AC27" w14:textId="4F804F8B" w:rsidR="00366752" w:rsidRPr="00654152" w:rsidRDefault="008532ED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 w:rsidRPr="00654152">
              <w:rPr>
                <w:rFonts w:ascii="Times New Roman" w:hAnsi="Times New Roman" w:cs="Times New Roman"/>
                <w:sz w:val="22"/>
                <w:szCs w:val="22"/>
              </w:rPr>
              <w:t>-1.14611</w:t>
            </w:r>
          </w:p>
        </w:tc>
        <w:tc>
          <w:tcPr>
            <w:tcW w:w="1447" w:type="dxa"/>
            <w:tcBorders>
              <w:bottom w:val="single" w:sz="4" w:space="0" w:color="auto"/>
            </w:tcBorders>
          </w:tcPr>
          <w:p w14:paraId="6D20EA0B" w14:textId="77777777" w:rsidR="00366752" w:rsidRPr="00654152" w:rsidRDefault="008532ED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 w:rsidRPr="00654152">
              <w:rPr>
                <w:rFonts w:ascii="Times New Roman" w:hAnsi="Times New Roman" w:cs="Times New Roman"/>
                <w:sz w:val="22"/>
                <w:szCs w:val="22"/>
              </w:rPr>
              <w:t>S.D.=1.11794</w:t>
            </w:r>
          </w:p>
          <w:p w14:paraId="6E548DA9" w14:textId="41D92FBF" w:rsidR="008532ED" w:rsidRPr="00654152" w:rsidRDefault="008532ED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</w:t>
            </w:r>
            <w:r w:rsidRPr="00654152">
              <w:rPr>
                <w:rFonts w:ascii="Times New Roman" w:hAnsi="Times New Roman" w:cs="Times New Roman"/>
                <w:sz w:val="22"/>
                <w:szCs w:val="22"/>
              </w:rPr>
              <w:t>=0.09620</w:t>
            </w:r>
          </w:p>
        </w:tc>
      </w:tr>
      <w:tr w:rsidR="008532ED" w:rsidRPr="008532ED" w14:paraId="33E54894" w14:textId="77777777" w:rsidTr="00654152">
        <w:tc>
          <w:tcPr>
            <w:tcW w:w="864" w:type="dxa"/>
            <w:tcBorders>
              <w:top w:val="single" w:sz="4" w:space="0" w:color="auto"/>
            </w:tcBorders>
          </w:tcPr>
          <w:p w14:paraId="3D5D2223" w14:textId="053CBFD8" w:rsidR="00366752" w:rsidRPr="00654152" w:rsidRDefault="008532ED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 w:rsidRPr="00A114F1">
              <w:rPr>
                <w:rFonts w:ascii="Times New Roman" w:hAnsi="Times New Roman" w:cs="Times New Roman"/>
                <w:sz w:val="22"/>
                <w:szCs w:val="22"/>
              </w:rPr>
              <w:t>Cox1m</w:t>
            </w:r>
          </w:p>
        </w:tc>
        <w:tc>
          <w:tcPr>
            <w:tcW w:w="730" w:type="dxa"/>
            <w:tcBorders>
              <w:top w:val="single" w:sz="4" w:space="0" w:color="auto"/>
            </w:tcBorders>
          </w:tcPr>
          <w:p w14:paraId="38F368AA" w14:textId="40832E26" w:rsidR="00366752" w:rsidRPr="00654152" w:rsidRDefault="00366752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 w:rsidRPr="00654152">
              <w:rPr>
                <w:rFonts w:ascii="Times New Roman" w:hAnsi="Times New Roman" w:cs="Times New Roman"/>
                <w:sz w:val="22"/>
                <w:szCs w:val="22"/>
              </w:rPr>
              <w:t>North</w:t>
            </w:r>
          </w:p>
        </w:tc>
        <w:tc>
          <w:tcPr>
            <w:tcW w:w="821" w:type="dxa"/>
            <w:tcBorders>
              <w:top w:val="single" w:sz="4" w:space="0" w:color="auto"/>
            </w:tcBorders>
          </w:tcPr>
          <w:p w14:paraId="6D031454" w14:textId="737BACC9" w:rsidR="00366752" w:rsidRPr="00654152" w:rsidRDefault="00296090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 w:rsidRPr="00654152">
              <w:rPr>
                <w:rFonts w:ascii="Times New Roman" w:hAnsi="Times New Roman" w:cs="Times New Roman"/>
                <w:sz w:val="22"/>
                <w:szCs w:val="22"/>
              </w:rPr>
              <w:t>0.0730</w:t>
            </w:r>
          </w:p>
        </w:tc>
        <w:tc>
          <w:tcPr>
            <w:tcW w:w="1413" w:type="dxa"/>
            <w:tcBorders>
              <w:top w:val="single" w:sz="4" w:space="0" w:color="auto"/>
            </w:tcBorders>
          </w:tcPr>
          <w:p w14:paraId="33A469EA" w14:textId="329C857C" w:rsidR="00366752" w:rsidRPr="00654152" w:rsidRDefault="00427994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LL</w:t>
            </w:r>
            <w:r w:rsidR="00296090" w:rsidRPr="00654152">
              <w:rPr>
                <w:rFonts w:ascii="Times New Roman" w:hAnsi="Times New Roman" w:cs="Times New Roman"/>
                <w:sz w:val="22"/>
                <w:szCs w:val="22"/>
              </w:rPr>
              <w:t xml:space="preserve"> 0.02930</w:t>
            </w:r>
          </w:p>
          <w:p w14:paraId="5C4E8B05" w14:textId="1FF51D70" w:rsidR="00296090" w:rsidRPr="00654152" w:rsidRDefault="00427994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UL</w:t>
            </w:r>
            <w:r w:rsidR="00296090" w:rsidRPr="00654152">
              <w:rPr>
                <w:rFonts w:ascii="Times New Roman" w:hAnsi="Times New Roman" w:cs="Times New Roman"/>
                <w:sz w:val="22"/>
                <w:szCs w:val="22"/>
              </w:rPr>
              <w:t xml:space="preserve"> 0.62635</w:t>
            </w:r>
          </w:p>
          <w:p w14:paraId="2A2FBACD" w14:textId="4C738B9B" w:rsidR="00296090" w:rsidRPr="00654152" w:rsidRDefault="00427994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</w:t>
            </w:r>
            <w:r w:rsidR="00296090" w:rsidRPr="00654152">
              <w:rPr>
                <w:rFonts w:ascii="Times New Roman" w:hAnsi="Times New Roman" w:cs="Times New Roman"/>
                <w:sz w:val="22"/>
                <w:szCs w:val="22"/>
              </w:rPr>
              <w:t>=0.23072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041E0DB0" w14:textId="7C4111EE" w:rsidR="00366752" w:rsidRPr="001B7AD7" w:rsidRDefault="00296090" w:rsidP="00D17F85">
            <w:pPr>
              <w:pStyle w:val="Standard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1B7AD7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0.0553</w:t>
            </w: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3B3D7135" w14:textId="71046511" w:rsidR="00366752" w:rsidRPr="00654152" w:rsidRDefault="008532ED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LL</w:t>
            </w:r>
            <w:r w:rsidR="00296090" w:rsidRPr="00654152">
              <w:rPr>
                <w:rFonts w:ascii="Times New Roman" w:hAnsi="Times New Roman" w:cs="Times New Roman"/>
                <w:sz w:val="22"/>
                <w:szCs w:val="22"/>
              </w:rPr>
              <w:t>: 0.05720</w:t>
            </w:r>
          </w:p>
          <w:p w14:paraId="4E301F75" w14:textId="471836DF" w:rsidR="00296090" w:rsidRPr="00654152" w:rsidRDefault="008532ED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UL</w:t>
            </w:r>
            <w:r w:rsidR="00296090" w:rsidRPr="00654152">
              <w:rPr>
                <w:rFonts w:ascii="Times New Roman" w:hAnsi="Times New Roman" w:cs="Times New Roman"/>
                <w:sz w:val="22"/>
                <w:szCs w:val="22"/>
              </w:rPr>
              <w:t>: 0.20054</w:t>
            </w:r>
          </w:p>
          <w:p w14:paraId="0FFFC9CB" w14:textId="7E372D8C" w:rsidR="00296090" w:rsidRPr="00654152" w:rsidRDefault="008532ED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</w:t>
            </w:r>
            <w:r w:rsidR="00296090" w:rsidRPr="00654152">
              <w:rPr>
                <w:rFonts w:ascii="Times New Roman" w:hAnsi="Times New Roman" w:cs="Times New Roman"/>
                <w:sz w:val="22"/>
                <w:szCs w:val="22"/>
              </w:rPr>
              <w:t>=0.01855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62ED34B4" w14:textId="49E5E8DD" w:rsidR="00366752" w:rsidRPr="001B7AD7" w:rsidRDefault="00C05A9C" w:rsidP="00D17F85">
            <w:pPr>
              <w:pStyle w:val="Standard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1B7AD7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-10.94649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410BD3ED" w14:textId="0929CCF9" w:rsidR="00C05A9C" w:rsidRPr="00654152" w:rsidRDefault="008532ED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</w:t>
            </w:r>
            <w:r w:rsidR="00C05A9C" w:rsidRPr="00654152">
              <w:rPr>
                <w:rFonts w:ascii="Times New Roman" w:hAnsi="Times New Roman" w:cs="Times New Roman"/>
                <w:sz w:val="22"/>
                <w:szCs w:val="22"/>
              </w:rPr>
              <w:t>=0.00000</w:t>
            </w:r>
          </w:p>
        </w:tc>
        <w:tc>
          <w:tcPr>
            <w:tcW w:w="1105" w:type="dxa"/>
            <w:tcBorders>
              <w:top w:val="single" w:sz="4" w:space="0" w:color="auto"/>
            </w:tcBorders>
          </w:tcPr>
          <w:p w14:paraId="7DCE1292" w14:textId="565692EA" w:rsidR="00366752" w:rsidRPr="001B7AD7" w:rsidRDefault="00C05A9C" w:rsidP="00D17F85">
            <w:pPr>
              <w:pStyle w:val="Standard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1B7AD7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-2.25856</w:t>
            </w:r>
          </w:p>
        </w:tc>
        <w:tc>
          <w:tcPr>
            <w:tcW w:w="1447" w:type="dxa"/>
            <w:tcBorders>
              <w:top w:val="single" w:sz="4" w:space="0" w:color="auto"/>
            </w:tcBorders>
          </w:tcPr>
          <w:p w14:paraId="166C4D3A" w14:textId="701CB898" w:rsidR="00366752" w:rsidRPr="00654152" w:rsidRDefault="00C05A9C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 w:rsidRPr="00654152">
              <w:rPr>
                <w:rFonts w:ascii="Times New Roman" w:hAnsi="Times New Roman" w:cs="Times New Roman"/>
                <w:sz w:val="22"/>
                <w:szCs w:val="22"/>
              </w:rPr>
              <w:t>S.D.=1.12402</w:t>
            </w:r>
          </w:p>
          <w:p w14:paraId="65AB6552" w14:textId="36B352AB" w:rsidR="00C05A9C" w:rsidRPr="00654152" w:rsidRDefault="008532ED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</w:t>
            </w:r>
            <w:r w:rsidR="00C05A9C" w:rsidRPr="00654152">
              <w:rPr>
                <w:rFonts w:ascii="Times New Roman" w:hAnsi="Times New Roman" w:cs="Times New Roman"/>
                <w:sz w:val="22"/>
                <w:szCs w:val="22"/>
              </w:rPr>
              <w:t>=0.00060</w:t>
            </w:r>
          </w:p>
        </w:tc>
      </w:tr>
      <w:tr w:rsidR="008532ED" w:rsidRPr="008532ED" w14:paraId="297878ED" w14:textId="77777777" w:rsidTr="00654152">
        <w:tc>
          <w:tcPr>
            <w:tcW w:w="864" w:type="dxa"/>
            <w:tcBorders>
              <w:bottom w:val="single" w:sz="4" w:space="0" w:color="auto"/>
            </w:tcBorders>
          </w:tcPr>
          <w:p w14:paraId="77BA01F6" w14:textId="77777777" w:rsidR="00366752" w:rsidRPr="00654152" w:rsidRDefault="00366752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30" w:type="dxa"/>
            <w:tcBorders>
              <w:bottom w:val="single" w:sz="4" w:space="0" w:color="auto"/>
            </w:tcBorders>
          </w:tcPr>
          <w:p w14:paraId="35EA1F99" w14:textId="76BC3A36" w:rsidR="00366752" w:rsidRPr="00654152" w:rsidRDefault="00366752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 w:rsidRPr="00654152">
              <w:rPr>
                <w:rFonts w:ascii="Times New Roman" w:hAnsi="Times New Roman" w:cs="Times New Roman"/>
                <w:sz w:val="22"/>
                <w:szCs w:val="22"/>
              </w:rPr>
              <w:t>South</w:t>
            </w:r>
          </w:p>
        </w:tc>
        <w:tc>
          <w:tcPr>
            <w:tcW w:w="821" w:type="dxa"/>
            <w:tcBorders>
              <w:bottom w:val="single" w:sz="4" w:space="0" w:color="auto"/>
            </w:tcBorders>
          </w:tcPr>
          <w:p w14:paraId="71CAF357" w14:textId="28EEF58D" w:rsidR="00366752" w:rsidRPr="00654152" w:rsidRDefault="00296090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 w:rsidRPr="00654152">
              <w:rPr>
                <w:rFonts w:ascii="Times New Roman" w:hAnsi="Times New Roman" w:cs="Times New Roman"/>
                <w:sz w:val="22"/>
                <w:szCs w:val="22"/>
              </w:rPr>
              <w:t>0.1835</w:t>
            </w:r>
          </w:p>
        </w:tc>
        <w:tc>
          <w:tcPr>
            <w:tcW w:w="1413" w:type="dxa"/>
            <w:tcBorders>
              <w:bottom w:val="single" w:sz="4" w:space="0" w:color="auto"/>
            </w:tcBorders>
          </w:tcPr>
          <w:p w14:paraId="13B4384F" w14:textId="641B6F55" w:rsidR="00366752" w:rsidRPr="00654152" w:rsidRDefault="00427994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LL</w:t>
            </w:r>
            <w:r w:rsidR="00296090" w:rsidRPr="00654152">
              <w:rPr>
                <w:rFonts w:ascii="Times New Roman" w:hAnsi="Times New Roman" w:cs="Times New Roman"/>
                <w:sz w:val="22"/>
                <w:szCs w:val="22"/>
              </w:rPr>
              <w:t>: 0.07513</w:t>
            </w:r>
          </w:p>
          <w:p w14:paraId="4B6032BE" w14:textId="1BE83B0B" w:rsidR="00296090" w:rsidRPr="00654152" w:rsidRDefault="00427994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UL</w:t>
            </w:r>
            <w:r w:rsidR="00296090" w:rsidRPr="00654152">
              <w:rPr>
                <w:rFonts w:ascii="Times New Roman" w:hAnsi="Times New Roman" w:cs="Times New Roman"/>
                <w:sz w:val="22"/>
                <w:szCs w:val="22"/>
              </w:rPr>
              <w:t>: 0.92349</w:t>
            </w:r>
          </w:p>
          <w:p w14:paraId="11E64ABE" w14:textId="651E7812" w:rsidR="00296090" w:rsidRPr="00654152" w:rsidRDefault="00427994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</w:t>
            </w:r>
            <w:r w:rsidR="00296090" w:rsidRPr="00654152">
              <w:rPr>
                <w:rFonts w:ascii="Times New Roman" w:hAnsi="Times New Roman" w:cs="Times New Roman"/>
                <w:sz w:val="22"/>
                <w:szCs w:val="22"/>
              </w:rPr>
              <w:t>=0.25714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4ACE117F" w14:textId="09D2445A" w:rsidR="00366752" w:rsidRPr="001B7AD7" w:rsidRDefault="00296090" w:rsidP="00D17F85">
            <w:pPr>
              <w:pStyle w:val="Standard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1B7AD7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0.0232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2CCBF75A" w14:textId="443CD2F4" w:rsidR="00366752" w:rsidRPr="00654152" w:rsidRDefault="008532ED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LL</w:t>
            </w:r>
            <w:r w:rsidR="00296090" w:rsidRPr="00654152">
              <w:rPr>
                <w:rFonts w:ascii="Times New Roman" w:hAnsi="Times New Roman" w:cs="Times New Roman"/>
                <w:sz w:val="22"/>
                <w:szCs w:val="22"/>
              </w:rPr>
              <w:t>: 0.01941</w:t>
            </w:r>
          </w:p>
          <w:p w14:paraId="71E272C9" w14:textId="0C31BD58" w:rsidR="00296090" w:rsidRPr="00654152" w:rsidRDefault="008532ED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UL</w:t>
            </w:r>
            <w:r w:rsidR="00296090" w:rsidRPr="00654152">
              <w:rPr>
                <w:rFonts w:ascii="Times New Roman" w:hAnsi="Times New Roman" w:cs="Times New Roman"/>
                <w:sz w:val="22"/>
                <w:szCs w:val="22"/>
              </w:rPr>
              <w:t xml:space="preserve"> 0.24073</w:t>
            </w:r>
          </w:p>
          <w:p w14:paraId="5E8210FF" w14:textId="367C0DCF" w:rsidR="00296090" w:rsidRPr="00654152" w:rsidRDefault="008532ED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</w:t>
            </w:r>
            <w:r w:rsidR="00296090" w:rsidRPr="00654152">
              <w:rPr>
                <w:rFonts w:ascii="Times New Roman" w:hAnsi="Times New Roman" w:cs="Times New Roman"/>
                <w:sz w:val="22"/>
                <w:szCs w:val="22"/>
              </w:rPr>
              <w:t>=0.03563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3ED2FB00" w14:textId="4C253117" w:rsidR="00366752" w:rsidRPr="00654152" w:rsidRDefault="00C05A9C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 w:rsidRPr="00654152">
              <w:rPr>
                <w:rFonts w:ascii="Times New Roman" w:hAnsi="Times New Roman" w:cs="Times New Roman"/>
                <w:sz w:val="22"/>
                <w:szCs w:val="22"/>
              </w:rPr>
              <w:t>-</w:t>
            </w:r>
            <w:r w:rsidRPr="001B7AD7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22.60307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3EF40C36" w14:textId="262D93B3" w:rsidR="00366752" w:rsidRPr="00654152" w:rsidRDefault="008532ED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</w:t>
            </w:r>
            <w:r w:rsidR="00C05A9C" w:rsidRPr="00654152">
              <w:rPr>
                <w:rFonts w:ascii="Times New Roman" w:hAnsi="Times New Roman" w:cs="Times New Roman"/>
                <w:sz w:val="22"/>
                <w:szCs w:val="22"/>
              </w:rPr>
              <w:t>=0.00000</w:t>
            </w:r>
          </w:p>
        </w:tc>
        <w:tc>
          <w:tcPr>
            <w:tcW w:w="1105" w:type="dxa"/>
            <w:tcBorders>
              <w:bottom w:val="single" w:sz="4" w:space="0" w:color="auto"/>
            </w:tcBorders>
          </w:tcPr>
          <w:p w14:paraId="33854BF5" w14:textId="13CE5757" w:rsidR="00366752" w:rsidRPr="001B7AD7" w:rsidRDefault="00C05A9C" w:rsidP="00D17F85">
            <w:pPr>
              <w:pStyle w:val="Standard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1B7AD7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-2.40393</w:t>
            </w:r>
          </w:p>
        </w:tc>
        <w:tc>
          <w:tcPr>
            <w:tcW w:w="1447" w:type="dxa"/>
            <w:tcBorders>
              <w:bottom w:val="single" w:sz="4" w:space="0" w:color="auto"/>
            </w:tcBorders>
          </w:tcPr>
          <w:p w14:paraId="3EE51A47" w14:textId="5908DDEE" w:rsidR="00366752" w:rsidRPr="00654152" w:rsidRDefault="00C05A9C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 w:rsidRPr="00654152">
              <w:rPr>
                <w:rFonts w:ascii="Times New Roman" w:hAnsi="Times New Roman" w:cs="Times New Roman"/>
                <w:sz w:val="22"/>
                <w:szCs w:val="22"/>
              </w:rPr>
              <w:t>S.D.=1.12976</w:t>
            </w:r>
          </w:p>
          <w:p w14:paraId="1BBFD5C4" w14:textId="73837A42" w:rsidR="00C05A9C" w:rsidRPr="00654152" w:rsidRDefault="008532ED" w:rsidP="00D17F85">
            <w:pPr>
              <w:pStyle w:val="Standa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</w:t>
            </w:r>
            <w:r w:rsidR="00C05A9C" w:rsidRPr="00654152">
              <w:rPr>
                <w:rFonts w:ascii="Times New Roman" w:hAnsi="Times New Roman" w:cs="Times New Roman"/>
                <w:sz w:val="22"/>
                <w:szCs w:val="22"/>
              </w:rPr>
              <w:t>=0.00000</w:t>
            </w:r>
          </w:p>
        </w:tc>
      </w:tr>
    </w:tbl>
    <w:p w14:paraId="1E106FF4" w14:textId="77777777" w:rsidR="00366752" w:rsidRPr="00366752" w:rsidRDefault="00366752" w:rsidP="00D17F85">
      <w:pPr>
        <w:pStyle w:val="Standard"/>
      </w:pPr>
    </w:p>
    <w:p w14:paraId="0F6498F2" w14:textId="77777777" w:rsidR="00D17F85" w:rsidRDefault="00D17F85" w:rsidP="00D17F85">
      <w:pPr>
        <w:spacing w:line="360" w:lineRule="auto"/>
        <w:jc w:val="both"/>
      </w:pPr>
    </w:p>
    <w:p w14:paraId="247308F9" w14:textId="77777777" w:rsidR="00D17F85" w:rsidRDefault="00D17F85" w:rsidP="00371DFA">
      <w:pPr>
        <w:rPr>
          <w:rFonts w:ascii="Calibri" w:eastAsia="Calibri" w:hAnsi="Calibri" w:cs="Calibri"/>
          <w:b/>
          <w:sz w:val="28"/>
          <w:szCs w:val="28"/>
        </w:rPr>
        <w:sectPr w:rsidR="00D17F85" w:rsidSect="00FD1511">
          <w:headerReference w:type="default" r:id="rId8"/>
          <w:footerReference w:type="default" r:id="rId9"/>
          <w:pgSz w:w="11906" w:h="16838"/>
          <w:pgMar w:top="1440" w:right="1440" w:bottom="1440" w:left="1440" w:header="708" w:footer="708" w:gutter="0"/>
          <w:lnNumType w:countBy="1" w:restart="continuous"/>
          <w:cols w:space="708"/>
          <w:docGrid w:linePitch="360"/>
        </w:sectPr>
      </w:pPr>
    </w:p>
    <w:p w14:paraId="050FD910" w14:textId="579D98AD" w:rsidR="00371DFA" w:rsidRPr="00371DFA" w:rsidRDefault="00371DFA" w:rsidP="00AE65A4">
      <w:pPr>
        <w:spacing w:line="360" w:lineRule="auto"/>
        <w:jc w:val="both"/>
      </w:pPr>
      <w:r w:rsidRPr="00371DFA">
        <w:lastRenderedPageBreak/>
        <w:t>Figur</w:t>
      </w:r>
      <w:r>
        <w:t>e S1</w:t>
      </w:r>
      <w:r w:rsidRPr="00371DFA">
        <w:t xml:space="preserve">: </w:t>
      </w:r>
      <w:r w:rsidR="00AE65A4">
        <w:t>Maximum-likelihood phylogenetic tree</w:t>
      </w:r>
      <w:r w:rsidRPr="00371DFA">
        <w:t xml:space="preserve"> of </w:t>
      </w:r>
      <w:proofErr w:type="spellStart"/>
      <w:r w:rsidRPr="00371DFA">
        <w:rPr>
          <w:i/>
          <w:iCs/>
        </w:rPr>
        <w:t>Macoma</w:t>
      </w:r>
      <w:proofErr w:type="spellEnd"/>
      <w:r w:rsidRPr="00371DFA">
        <w:rPr>
          <w:i/>
          <w:iCs/>
        </w:rPr>
        <w:t xml:space="preserve"> </w:t>
      </w:r>
      <w:proofErr w:type="spellStart"/>
      <w:r w:rsidRPr="00371DFA">
        <w:rPr>
          <w:i/>
          <w:iCs/>
        </w:rPr>
        <w:t>balthica</w:t>
      </w:r>
      <w:proofErr w:type="spellEnd"/>
      <w:r w:rsidRPr="00371DFA">
        <w:t xml:space="preserve"> </w:t>
      </w:r>
      <w:r w:rsidRPr="00371DFA">
        <w:rPr>
          <w:i/>
          <w:iCs/>
        </w:rPr>
        <w:t>cox1f</w:t>
      </w:r>
      <w:r w:rsidRPr="00371DFA">
        <w:t xml:space="preserve"> haplotypes and the outgroup </w:t>
      </w:r>
      <w:proofErr w:type="spellStart"/>
      <w:r w:rsidRPr="00371DFA">
        <w:rPr>
          <w:i/>
          <w:iCs/>
        </w:rPr>
        <w:t>Macoma</w:t>
      </w:r>
      <w:proofErr w:type="spellEnd"/>
      <w:r w:rsidRPr="00371DFA">
        <w:rPr>
          <w:i/>
          <w:iCs/>
        </w:rPr>
        <w:t xml:space="preserve"> </w:t>
      </w:r>
      <w:proofErr w:type="spellStart"/>
      <w:r w:rsidRPr="00371DFA">
        <w:rPr>
          <w:i/>
          <w:iCs/>
        </w:rPr>
        <w:t>petalum</w:t>
      </w:r>
      <w:proofErr w:type="spellEnd"/>
      <w:r w:rsidRPr="00371DFA">
        <w:t xml:space="preserve">. Haplotypes signaled with a circle are from </w:t>
      </w:r>
      <w:proofErr w:type="spellStart"/>
      <w:r w:rsidRPr="00371DFA">
        <w:t>Nikula</w:t>
      </w:r>
      <w:proofErr w:type="spellEnd"/>
      <w:r w:rsidRPr="00371DFA">
        <w:t xml:space="preserve"> et al. 2007</w:t>
      </w:r>
      <w:r w:rsidR="00806632">
        <w:t xml:space="preserve"> (Accession numbers: EF0044-125,127:130</w:t>
      </w:r>
      <w:r w:rsidR="00E71FA0">
        <w:t>,132,136)</w:t>
      </w:r>
      <w:r w:rsidR="00410CA0">
        <w:t xml:space="preserve">, </w:t>
      </w:r>
      <w:r w:rsidRPr="00371DFA">
        <w:t xml:space="preserve">stars from </w:t>
      </w:r>
      <w:proofErr w:type="spellStart"/>
      <w:r w:rsidRPr="00371DFA">
        <w:t>Becquet</w:t>
      </w:r>
      <w:proofErr w:type="spellEnd"/>
      <w:r w:rsidRPr="00371DFA">
        <w:t xml:space="preserve"> et al. 2012</w:t>
      </w:r>
      <w:r w:rsidR="00F61FE5">
        <w:t xml:space="preserve"> </w:t>
      </w:r>
      <w:r w:rsidR="00246BC2">
        <w:t>(</w:t>
      </w:r>
      <w:r w:rsidR="00782E4C">
        <w:t xml:space="preserve">Accession numbers: </w:t>
      </w:r>
      <w:r w:rsidR="00246BC2">
        <w:t>HM756170-89)</w:t>
      </w:r>
      <w:r w:rsidR="00410CA0">
        <w:t>, squares from Layton et al. 2016</w:t>
      </w:r>
      <w:r w:rsidR="00782E4C">
        <w:t xml:space="preserve"> (</w:t>
      </w:r>
      <w:r w:rsidR="00806632">
        <w:t xml:space="preserve">Accession numbers: </w:t>
      </w:r>
      <w:r w:rsidR="00782E4C">
        <w:t>KP775-84,87,92; KP776-15,21,32,38; KP9777-09,12,50,54,70,84; KP9778-10,21,</w:t>
      </w:r>
      <w:r w:rsidR="00806632">
        <w:t>43,82; KP9779-36,58,61)</w:t>
      </w:r>
      <w:r w:rsidR="00410CA0">
        <w:t xml:space="preserve"> and triangle from Yurchenko et al. 2018</w:t>
      </w:r>
      <w:r w:rsidR="00E71FA0">
        <w:t xml:space="preserve"> (Accession project number: </w:t>
      </w:r>
      <w:r w:rsidR="00E71FA0" w:rsidRPr="00E71FA0">
        <w:t>PRJNA384460</w:t>
      </w:r>
      <w:r w:rsidR="00E71FA0">
        <w:t>)</w:t>
      </w:r>
      <w:r w:rsidR="00410CA0">
        <w:t xml:space="preserve"> </w:t>
      </w:r>
      <w:r w:rsidRPr="00371DFA">
        <w:t xml:space="preserve">. </w:t>
      </w:r>
      <w:r w:rsidR="00AE65A4">
        <w:t>Bootstrap support (out of 1000</w:t>
      </w:r>
      <w:r w:rsidR="00654152">
        <w:t xml:space="preserve"> &gt;80%</w:t>
      </w:r>
      <w:r w:rsidR="00AE65A4">
        <w:t xml:space="preserve">) is indicated at each </w:t>
      </w:r>
      <w:r w:rsidR="00654152">
        <w:t>branc</w:t>
      </w:r>
      <w:r w:rsidR="00E71FA0">
        <w:t>h</w:t>
      </w:r>
      <w:r w:rsidRPr="00371DFA">
        <w:t xml:space="preserve">. </w:t>
      </w:r>
      <w:r w:rsidR="003B1663">
        <w:t>Locations of the samples are presented in figure S3.</w:t>
      </w:r>
    </w:p>
    <w:p w14:paraId="13420DCE" w14:textId="4AAF8D28" w:rsidR="00AB6B5D" w:rsidRDefault="00FA19ED" w:rsidP="00C47CAC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4BC712DE" wp14:editId="5DC789A3">
            <wp:extent cx="5731510" cy="6842125"/>
            <wp:effectExtent l="0" t="0" r="0" b="3175"/>
            <wp:docPr id="1064195193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95193" name="Graphic 106419519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D15B" w14:textId="77777777" w:rsidR="00410CA0" w:rsidRDefault="00410CA0" w:rsidP="00C47CAC">
      <w:pPr>
        <w:spacing w:line="360" w:lineRule="auto"/>
        <w:jc w:val="both"/>
      </w:pPr>
    </w:p>
    <w:p w14:paraId="54304B3D" w14:textId="77777777" w:rsidR="00410CA0" w:rsidRDefault="00410CA0" w:rsidP="00C47CAC">
      <w:pPr>
        <w:spacing w:line="360" w:lineRule="auto"/>
        <w:jc w:val="both"/>
      </w:pPr>
    </w:p>
    <w:p w14:paraId="34C52196" w14:textId="2972850C" w:rsidR="00C47CAC" w:rsidRDefault="00C47CAC" w:rsidP="00F85F4C">
      <w:pPr>
        <w:spacing w:line="360" w:lineRule="auto"/>
        <w:jc w:val="both"/>
        <w:rPr>
          <w:lang w:val="en-GB"/>
        </w:rPr>
      </w:pPr>
      <w:r w:rsidRPr="00C47CAC">
        <w:t>Figure</w:t>
      </w:r>
      <w:r>
        <w:t xml:space="preserve"> S2</w:t>
      </w:r>
      <w:r w:rsidRPr="00C47CAC">
        <w:t xml:space="preserve">: </w:t>
      </w:r>
      <w:r w:rsidR="00AE65A4">
        <w:t>Maximum-likelihood phylogenetic tree</w:t>
      </w:r>
      <w:r w:rsidR="00AE65A4" w:rsidRPr="00371DFA">
        <w:t xml:space="preserve"> of </w:t>
      </w:r>
      <w:proofErr w:type="spellStart"/>
      <w:r w:rsidR="00AE65A4" w:rsidRPr="00371DFA">
        <w:rPr>
          <w:i/>
          <w:iCs/>
        </w:rPr>
        <w:t>Macoma</w:t>
      </w:r>
      <w:proofErr w:type="spellEnd"/>
      <w:r w:rsidR="00AE65A4" w:rsidRPr="00371DFA">
        <w:rPr>
          <w:i/>
          <w:iCs/>
        </w:rPr>
        <w:t xml:space="preserve"> </w:t>
      </w:r>
      <w:proofErr w:type="spellStart"/>
      <w:r w:rsidR="00AE65A4" w:rsidRPr="00371DFA">
        <w:rPr>
          <w:i/>
          <w:iCs/>
        </w:rPr>
        <w:t>balthica</w:t>
      </w:r>
      <w:proofErr w:type="spellEnd"/>
      <w:r w:rsidRPr="00C47CAC">
        <w:rPr>
          <w:lang w:val="en-GB"/>
        </w:rPr>
        <w:t xml:space="preserve"> </w:t>
      </w:r>
      <w:r w:rsidRPr="00C47CAC">
        <w:rPr>
          <w:i/>
          <w:iCs/>
          <w:lang w:val="en-GB"/>
        </w:rPr>
        <w:t>cox1</w:t>
      </w:r>
      <w:r>
        <w:rPr>
          <w:i/>
          <w:iCs/>
          <w:lang w:val="en-GB"/>
        </w:rPr>
        <w:t xml:space="preserve">m </w:t>
      </w:r>
      <w:r w:rsidRPr="00C47CAC">
        <w:rPr>
          <w:lang w:val="en-GB"/>
        </w:rPr>
        <w:t xml:space="preserve">haplotypes and the outgroup </w:t>
      </w:r>
      <w:proofErr w:type="spellStart"/>
      <w:r w:rsidRPr="00C47CAC">
        <w:rPr>
          <w:i/>
          <w:iCs/>
          <w:lang w:val="en-GB"/>
        </w:rPr>
        <w:t>Macoma</w:t>
      </w:r>
      <w:proofErr w:type="spellEnd"/>
      <w:r w:rsidRPr="00C47CAC">
        <w:rPr>
          <w:i/>
          <w:iCs/>
          <w:lang w:val="en-GB"/>
        </w:rPr>
        <w:t xml:space="preserve"> </w:t>
      </w:r>
      <w:proofErr w:type="spellStart"/>
      <w:r w:rsidRPr="00C47CAC">
        <w:rPr>
          <w:i/>
          <w:iCs/>
          <w:lang w:val="en-GB"/>
        </w:rPr>
        <w:t>petalum</w:t>
      </w:r>
      <w:proofErr w:type="spellEnd"/>
      <w:r w:rsidRPr="00C47CAC">
        <w:rPr>
          <w:i/>
          <w:iCs/>
          <w:lang w:val="en-GB"/>
        </w:rPr>
        <w:t xml:space="preserve">. </w:t>
      </w:r>
      <w:r w:rsidR="000A35E3" w:rsidRPr="000A35E3">
        <w:rPr>
          <w:lang w:val="en-GB"/>
        </w:rPr>
        <w:t>Tips</w:t>
      </w:r>
      <w:r w:rsidR="00410CA0" w:rsidRPr="000A35E3">
        <w:rPr>
          <w:lang w:val="en-GB"/>
        </w:rPr>
        <w:t xml:space="preserve"> with asterisks are </w:t>
      </w:r>
      <w:r w:rsidR="000A35E3" w:rsidRPr="000A35E3">
        <w:rPr>
          <w:lang w:val="en-GB"/>
        </w:rPr>
        <w:t>m2 haplotypes grouped with m1.</w:t>
      </w:r>
      <w:r w:rsidR="000A35E3">
        <w:rPr>
          <w:i/>
          <w:iCs/>
          <w:lang w:val="en-GB"/>
        </w:rPr>
        <w:t xml:space="preserve"> </w:t>
      </w:r>
      <w:r w:rsidR="00410CA0" w:rsidRPr="00371DFA">
        <w:t xml:space="preserve">Haplotypes signaled with a </w:t>
      </w:r>
      <w:r w:rsidR="00410CA0">
        <w:t>star</w:t>
      </w:r>
      <w:r w:rsidR="00410CA0" w:rsidRPr="00371DFA">
        <w:t xml:space="preserve"> are </w:t>
      </w:r>
      <w:r w:rsidR="00410CA0">
        <w:t>from Yurchenko et al 2018</w:t>
      </w:r>
      <w:r w:rsidR="00F85F4C">
        <w:t xml:space="preserve"> (Accession project number: </w:t>
      </w:r>
      <w:r w:rsidR="00F85F4C" w:rsidRPr="00E71FA0">
        <w:t>PRJNA384460</w:t>
      </w:r>
      <w:r w:rsidR="00F85F4C">
        <w:t>)</w:t>
      </w:r>
      <w:r w:rsidR="00410CA0">
        <w:t xml:space="preserve">. </w:t>
      </w:r>
      <w:r w:rsidR="00AE65A4">
        <w:t>Bootstrap support (out of 1000</w:t>
      </w:r>
      <w:r w:rsidR="00654152">
        <w:t xml:space="preserve"> &gt; 80%)</w:t>
      </w:r>
      <w:r w:rsidR="00AE65A4">
        <w:t xml:space="preserve"> is indicated at ea</w:t>
      </w:r>
      <w:r w:rsidR="00654152">
        <w:t>ch branch</w:t>
      </w:r>
      <w:r w:rsidR="003B1663">
        <w:t>.</w:t>
      </w:r>
      <w:r w:rsidR="003B1663" w:rsidRPr="003B1663">
        <w:t xml:space="preserve"> </w:t>
      </w:r>
      <w:r w:rsidR="003B1663">
        <w:t>Locations of the samples are presented in figure S3.</w:t>
      </w:r>
      <w:r w:rsidRPr="00C47CAC">
        <w:rPr>
          <w:lang w:val="en-GB"/>
        </w:rPr>
        <w:t xml:space="preserve"> </w:t>
      </w:r>
    </w:p>
    <w:p w14:paraId="64DFC8FB" w14:textId="4461460F" w:rsidR="00FA19ED" w:rsidRDefault="00FA19ED" w:rsidP="000D489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2C98BB5" wp14:editId="72632C02">
            <wp:extent cx="5731510" cy="5120005"/>
            <wp:effectExtent l="0" t="0" r="0" b="0"/>
            <wp:docPr id="172653984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39840" name="Graphic 17265398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7838" w14:textId="4CFBAB33" w:rsidR="003B1663" w:rsidRDefault="003B1663">
      <w:r>
        <w:br w:type="page"/>
      </w:r>
    </w:p>
    <w:p w14:paraId="6DE3A5AF" w14:textId="77777777" w:rsidR="003B1663" w:rsidRDefault="003B1663" w:rsidP="000D489D">
      <w:pPr>
        <w:spacing w:line="360" w:lineRule="auto"/>
        <w:jc w:val="center"/>
      </w:pPr>
    </w:p>
    <w:p w14:paraId="3BBCD21B" w14:textId="3BE57F81" w:rsidR="003B1663" w:rsidRDefault="003B1663" w:rsidP="003B1663">
      <w:pPr>
        <w:spacing w:line="360" w:lineRule="auto"/>
      </w:pPr>
      <w:r w:rsidRPr="00C47CAC">
        <w:t>Figure</w:t>
      </w:r>
      <w:r>
        <w:t xml:space="preserve"> S3</w:t>
      </w:r>
      <w:r w:rsidRPr="00C47CAC">
        <w:t xml:space="preserve">: </w:t>
      </w:r>
      <w:r>
        <w:t>Map of samples considered in the phylogenetic trees in figures S1 and S2</w:t>
      </w:r>
    </w:p>
    <w:p w14:paraId="1D6D0FC8" w14:textId="4206C2A0" w:rsidR="003B1663" w:rsidRDefault="003B1663" w:rsidP="003B1663">
      <w:pPr>
        <w:spacing w:line="360" w:lineRule="auto"/>
      </w:pPr>
      <w:r>
        <w:rPr>
          <w:noProof/>
        </w:rPr>
        <w:drawing>
          <wp:inline distT="0" distB="0" distL="0" distR="0" wp14:anchorId="18654593" wp14:editId="5A42A2B7">
            <wp:extent cx="5731510" cy="5731510"/>
            <wp:effectExtent l="0" t="0" r="0" b="0"/>
            <wp:docPr id="18835861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86144" name="Picture 188358614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AA34" w14:textId="77777777" w:rsidR="003B1663" w:rsidRDefault="003B1663" w:rsidP="003B1663">
      <w:pPr>
        <w:spacing w:line="360" w:lineRule="auto"/>
      </w:pPr>
    </w:p>
    <w:p w14:paraId="2A680BA7" w14:textId="77777777" w:rsidR="003B1663" w:rsidRDefault="003B1663" w:rsidP="003B1663">
      <w:pPr>
        <w:spacing w:line="360" w:lineRule="auto"/>
      </w:pPr>
    </w:p>
    <w:p w14:paraId="16A9DBCF" w14:textId="77777777" w:rsidR="003B1663" w:rsidRDefault="003B1663" w:rsidP="003B1663">
      <w:pPr>
        <w:spacing w:line="360" w:lineRule="auto"/>
      </w:pPr>
    </w:p>
    <w:p w14:paraId="78C5CC09" w14:textId="77777777" w:rsidR="003B1663" w:rsidRDefault="003B1663" w:rsidP="003B1663">
      <w:pPr>
        <w:spacing w:line="360" w:lineRule="auto"/>
      </w:pPr>
    </w:p>
    <w:p w14:paraId="4567DEB0" w14:textId="77777777" w:rsidR="003B1663" w:rsidRDefault="003B1663" w:rsidP="003B1663">
      <w:pPr>
        <w:spacing w:line="360" w:lineRule="auto"/>
      </w:pPr>
    </w:p>
    <w:p w14:paraId="5FA73DB0" w14:textId="77777777" w:rsidR="003B1663" w:rsidRDefault="003B1663" w:rsidP="003B1663">
      <w:pPr>
        <w:spacing w:line="360" w:lineRule="auto"/>
      </w:pPr>
    </w:p>
    <w:p w14:paraId="3A9981B8" w14:textId="77777777" w:rsidR="003B1663" w:rsidRDefault="003B1663" w:rsidP="003B1663">
      <w:pPr>
        <w:spacing w:line="360" w:lineRule="auto"/>
      </w:pPr>
    </w:p>
    <w:p w14:paraId="39198786" w14:textId="77777777" w:rsidR="00366752" w:rsidRDefault="00366752" w:rsidP="000D489D">
      <w:pPr>
        <w:spacing w:line="360" w:lineRule="auto"/>
        <w:jc w:val="center"/>
        <w:sectPr w:rsidR="00366752" w:rsidSect="00FD1511">
          <w:pgSz w:w="11906" w:h="16838"/>
          <w:pgMar w:top="1440" w:right="1440" w:bottom="1440" w:left="1440" w:header="708" w:footer="708" w:gutter="0"/>
          <w:lnNumType w:countBy="1" w:restart="continuous"/>
          <w:cols w:space="708"/>
          <w:docGrid w:linePitch="360"/>
        </w:sectPr>
      </w:pPr>
    </w:p>
    <w:p w14:paraId="380A669F" w14:textId="77777777" w:rsidR="00366752" w:rsidRDefault="00366752" w:rsidP="000D489D">
      <w:pPr>
        <w:spacing w:line="360" w:lineRule="auto"/>
        <w:jc w:val="center"/>
      </w:pPr>
    </w:p>
    <w:p w14:paraId="35D4B1F8" w14:textId="77777777" w:rsidR="00A33D20" w:rsidRDefault="00A33D20" w:rsidP="00A33D20">
      <w:pPr>
        <w:pStyle w:val="Standard"/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Figure S4: Mismatch analyses of North and South populations at both markers. Histograms represent the observed data of pairwise differences; the plain black line is its expected distribution under constant size and the dotted line, the expected distribution under growth-decline model. Four indices are specified, </w:t>
      </w:r>
      <w:r>
        <w:rPr>
          <w:rFonts w:ascii="Times New Roman" w:hAnsi="Times New Roman" w:cs="Times New Roman"/>
          <w:sz w:val="22"/>
          <w:szCs w:val="22"/>
        </w:rPr>
        <w:t>mismatch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distribution raggedness index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r, Fu’s Fs </w:t>
      </w:r>
      <w:r>
        <w:rPr>
          <w:rFonts w:ascii="Times New Roman" w:hAnsi="Times New Roman" w:cs="Times New Roman"/>
          <w:sz w:val="22"/>
          <w:szCs w:val="22"/>
        </w:rPr>
        <w:t>and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Ramos-Onsins &amp;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Rozas's R</w:t>
      </w:r>
      <w:r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2</w:t>
      </w:r>
      <w:r w:rsidRPr="00A114F1">
        <w:rPr>
          <w:rFonts w:ascii="Times New Roman" w:hAnsi="Times New Roman" w:cs="Times New Roman"/>
          <w:sz w:val="22"/>
          <w:szCs w:val="22"/>
          <w:lang w:val="en-US"/>
        </w:rPr>
        <w:t xml:space="preserve"> and T</w:t>
      </w:r>
      <w:r>
        <w:rPr>
          <w:rFonts w:ascii="Times New Roman" w:hAnsi="Times New Roman" w:cs="Times New Roman"/>
          <w:sz w:val="22"/>
          <w:szCs w:val="22"/>
          <w:lang w:val="en-US"/>
        </w:rPr>
        <w:t>ajima’s D. Values noted with in bold are statistically significant * p&lt;0.05, ** P&lt;0.01, *** p&lt;0.001.</w:t>
      </w:r>
    </w:p>
    <w:p w14:paraId="6FE1DA55" w14:textId="77777777" w:rsidR="00366752" w:rsidRPr="00A33D20" w:rsidRDefault="00366752" w:rsidP="000D489D">
      <w:pPr>
        <w:spacing w:line="360" w:lineRule="auto"/>
        <w:jc w:val="center"/>
        <w:rPr>
          <w:lang w:val="en-FR"/>
        </w:rPr>
      </w:pPr>
    </w:p>
    <w:p w14:paraId="6D230006" w14:textId="77777777" w:rsidR="00366752" w:rsidRDefault="00366752" w:rsidP="00366752">
      <w:pPr>
        <w:spacing w:line="360" w:lineRule="auto"/>
        <w:jc w:val="both"/>
      </w:pPr>
      <w:r>
        <w:rPr>
          <w:noProof/>
        </w:rPr>
        <w:drawing>
          <wp:inline distT="0" distB="0" distL="0" distR="0" wp14:anchorId="052EE1B7" wp14:editId="7295ED4A">
            <wp:extent cx="5715000" cy="5715000"/>
            <wp:effectExtent l="0" t="0" r="0" b="0"/>
            <wp:docPr id="161223555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35552" name="Graphic 161223555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07E1" w14:textId="77777777" w:rsidR="00366752" w:rsidRPr="00366752" w:rsidRDefault="00366752" w:rsidP="000D489D">
      <w:pPr>
        <w:spacing w:line="360" w:lineRule="auto"/>
        <w:jc w:val="center"/>
        <w:rPr>
          <w:lang w:val="en-FR"/>
          <w:rPrChange w:id="7" w:author="sab le cam" w:date="2023-04-28T11:04:00Z">
            <w:rPr/>
          </w:rPrChange>
        </w:rPr>
      </w:pPr>
    </w:p>
    <w:sectPr w:rsidR="00366752" w:rsidRPr="00366752" w:rsidSect="00654152">
      <w:pgSz w:w="11906" w:h="16838"/>
      <w:pgMar w:top="1440" w:right="1440" w:bottom="1440" w:left="1440" w:header="708" w:footer="708" w:gutter="0"/>
      <w:lnNumType w:countBy="1" w:restart="continuous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44B36D" w14:textId="77777777" w:rsidR="002F4484" w:rsidRDefault="002F4484">
      <w:r>
        <w:separator/>
      </w:r>
    </w:p>
  </w:endnote>
  <w:endnote w:type="continuationSeparator" w:id="0">
    <w:p w14:paraId="4C7E24B4" w14:textId="77777777" w:rsidR="002F4484" w:rsidRDefault="002F44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BEF27A5" w14:paraId="67546C5A" w14:textId="77777777" w:rsidTr="00A915BF">
      <w:tc>
        <w:tcPr>
          <w:tcW w:w="3005" w:type="dxa"/>
        </w:tcPr>
        <w:p w14:paraId="73DEFEE5" w14:textId="77777777" w:rsidR="006C4E48" w:rsidRDefault="006C4E48" w:rsidP="00A915BF">
          <w:pPr>
            <w:pStyle w:val="Header"/>
            <w:ind w:left="-115"/>
          </w:pPr>
        </w:p>
      </w:tc>
      <w:tc>
        <w:tcPr>
          <w:tcW w:w="3005" w:type="dxa"/>
        </w:tcPr>
        <w:p w14:paraId="4CE591B3" w14:textId="77777777" w:rsidR="006C4E48" w:rsidRDefault="006C4E48" w:rsidP="00A915BF">
          <w:pPr>
            <w:pStyle w:val="Header"/>
            <w:jc w:val="center"/>
          </w:pPr>
        </w:p>
      </w:tc>
      <w:tc>
        <w:tcPr>
          <w:tcW w:w="3005" w:type="dxa"/>
        </w:tcPr>
        <w:p w14:paraId="1E135945" w14:textId="77777777" w:rsidR="006C4E48" w:rsidRDefault="006C4E48" w:rsidP="00A915BF">
          <w:pPr>
            <w:pStyle w:val="Header"/>
            <w:ind w:right="-115"/>
            <w:jc w:val="right"/>
          </w:pPr>
        </w:p>
      </w:tc>
    </w:tr>
  </w:tbl>
  <w:p w14:paraId="2CCDB30E" w14:textId="77777777" w:rsidR="006C4E48" w:rsidRDefault="006C4E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DE0D1D" w14:textId="77777777" w:rsidR="002F4484" w:rsidRDefault="002F4484">
      <w:r>
        <w:separator/>
      </w:r>
    </w:p>
  </w:footnote>
  <w:footnote w:type="continuationSeparator" w:id="0">
    <w:p w14:paraId="7E896A1A" w14:textId="77777777" w:rsidR="002F4484" w:rsidRDefault="002F44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BEF27A5" w14:paraId="5F59F6E8" w14:textId="77777777" w:rsidTr="00A915BF">
      <w:tc>
        <w:tcPr>
          <w:tcW w:w="3005" w:type="dxa"/>
        </w:tcPr>
        <w:p w14:paraId="0D5B5961" w14:textId="77777777" w:rsidR="006C4E48" w:rsidRDefault="006C4E48" w:rsidP="00A915BF">
          <w:pPr>
            <w:pStyle w:val="Header"/>
            <w:ind w:left="-115"/>
          </w:pPr>
        </w:p>
      </w:tc>
      <w:tc>
        <w:tcPr>
          <w:tcW w:w="3005" w:type="dxa"/>
        </w:tcPr>
        <w:p w14:paraId="0480A08E" w14:textId="77777777" w:rsidR="006C4E48" w:rsidRDefault="006C4E48" w:rsidP="00A915BF">
          <w:pPr>
            <w:pStyle w:val="Header"/>
            <w:jc w:val="center"/>
          </w:pPr>
        </w:p>
      </w:tc>
      <w:tc>
        <w:tcPr>
          <w:tcW w:w="3005" w:type="dxa"/>
        </w:tcPr>
        <w:p w14:paraId="559C118B" w14:textId="77777777" w:rsidR="006C4E48" w:rsidRDefault="006C4E48" w:rsidP="00A915BF">
          <w:pPr>
            <w:pStyle w:val="Header"/>
            <w:ind w:right="-115"/>
            <w:jc w:val="right"/>
          </w:pPr>
        </w:p>
      </w:tc>
    </w:tr>
  </w:tbl>
  <w:p w14:paraId="19621453" w14:textId="77777777" w:rsidR="006C4E48" w:rsidRDefault="006C4E48">
    <w:pPr>
      <w:pStyle w:val="Header"/>
    </w:pP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sab le cam">
    <w15:presenceInfo w15:providerId="Windows Live" w15:userId="404866ca01398ef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744"/>
    <w:rsid w:val="00050A3C"/>
    <w:rsid w:val="000A35E3"/>
    <w:rsid w:val="000D489D"/>
    <w:rsid w:val="000E0FB3"/>
    <w:rsid w:val="001022A8"/>
    <w:rsid w:val="00121674"/>
    <w:rsid w:val="001552EC"/>
    <w:rsid w:val="00167391"/>
    <w:rsid w:val="00182D85"/>
    <w:rsid w:val="001B7AD7"/>
    <w:rsid w:val="00246BC2"/>
    <w:rsid w:val="002730B6"/>
    <w:rsid w:val="00296090"/>
    <w:rsid w:val="002B5DF2"/>
    <w:rsid w:val="002C2107"/>
    <w:rsid w:val="002F4484"/>
    <w:rsid w:val="0033139C"/>
    <w:rsid w:val="00366752"/>
    <w:rsid w:val="00371DFA"/>
    <w:rsid w:val="003A1FD3"/>
    <w:rsid w:val="003B1663"/>
    <w:rsid w:val="003F6E4C"/>
    <w:rsid w:val="00410CA0"/>
    <w:rsid w:val="00427994"/>
    <w:rsid w:val="00452C21"/>
    <w:rsid w:val="00486BFE"/>
    <w:rsid w:val="00496EF0"/>
    <w:rsid w:val="004E0D5F"/>
    <w:rsid w:val="005009BA"/>
    <w:rsid w:val="00596CD3"/>
    <w:rsid w:val="00654152"/>
    <w:rsid w:val="00686F76"/>
    <w:rsid w:val="006901B0"/>
    <w:rsid w:val="006B53F2"/>
    <w:rsid w:val="006C4E48"/>
    <w:rsid w:val="00782E4C"/>
    <w:rsid w:val="00806632"/>
    <w:rsid w:val="008168FB"/>
    <w:rsid w:val="008532ED"/>
    <w:rsid w:val="00854744"/>
    <w:rsid w:val="0087185F"/>
    <w:rsid w:val="008D537A"/>
    <w:rsid w:val="008F5784"/>
    <w:rsid w:val="00911388"/>
    <w:rsid w:val="00A33D20"/>
    <w:rsid w:val="00A726C1"/>
    <w:rsid w:val="00AB6B5D"/>
    <w:rsid w:val="00AE65A4"/>
    <w:rsid w:val="00B22CD8"/>
    <w:rsid w:val="00C03AE7"/>
    <w:rsid w:val="00C05A9C"/>
    <w:rsid w:val="00C47CAC"/>
    <w:rsid w:val="00C639F1"/>
    <w:rsid w:val="00C64B0E"/>
    <w:rsid w:val="00C66ADB"/>
    <w:rsid w:val="00CD02B1"/>
    <w:rsid w:val="00D06BD1"/>
    <w:rsid w:val="00D16729"/>
    <w:rsid w:val="00D17F85"/>
    <w:rsid w:val="00D25E64"/>
    <w:rsid w:val="00D4106E"/>
    <w:rsid w:val="00DD21B3"/>
    <w:rsid w:val="00E0475F"/>
    <w:rsid w:val="00E11CC2"/>
    <w:rsid w:val="00E2691A"/>
    <w:rsid w:val="00E71FA0"/>
    <w:rsid w:val="00F008F6"/>
    <w:rsid w:val="00F61FE5"/>
    <w:rsid w:val="00F85F4C"/>
    <w:rsid w:val="00FA19ED"/>
    <w:rsid w:val="00FD1511"/>
    <w:rsid w:val="00FE4828"/>
    <w:rsid w:val="00FF1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F07F8"/>
  <w15:chartTrackingRefBased/>
  <w15:docId w15:val="{DB02717C-2695-CD47-9CE4-B97AD11B5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744"/>
    <w:rPr>
      <w:rFonts w:ascii="Times New Roman" w:eastAsia="Times New Roman" w:hAnsi="Times New Roman" w:cs="Times New Roman"/>
      <w:lang w:val="en-US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54744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54744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854744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854744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854744"/>
    <w:rPr>
      <w:lang w:val="en-US"/>
    </w:rPr>
  </w:style>
  <w:style w:type="character" w:styleId="LineNumber">
    <w:name w:val="line number"/>
    <w:basedOn w:val="DefaultParagraphFont"/>
    <w:uiPriority w:val="99"/>
    <w:semiHidden/>
    <w:unhideWhenUsed/>
    <w:rsid w:val="00854744"/>
  </w:style>
  <w:style w:type="paragraph" w:styleId="Revision">
    <w:name w:val="Revision"/>
    <w:hidden/>
    <w:uiPriority w:val="99"/>
    <w:semiHidden/>
    <w:rsid w:val="005009BA"/>
    <w:rPr>
      <w:rFonts w:ascii="Times New Roman" w:eastAsia="Times New Roman" w:hAnsi="Times New Roman" w:cs="Times New Roman"/>
      <w:lang w:val="en-US" w:eastAsia="en-GB"/>
    </w:rPr>
  </w:style>
  <w:style w:type="character" w:styleId="CommentReference">
    <w:name w:val="annotation reference"/>
    <w:basedOn w:val="DefaultParagraphFont"/>
    <w:unhideWhenUsed/>
    <w:rsid w:val="005009BA"/>
    <w:rPr>
      <w:sz w:val="16"/>
      <w:szCs w:val="16"/>
    </w:rPr>
  </w:style>
  <w:style w:type="paragraph" w:customStyle="1" w:styleId="Standard">
    <w:name w:val="Standard"/>
    <w:rsid w:val="005009BA"/>
    <w:pPr>
      <w:suppressAutoHyphens/>
      <w:autoSpaceDN w:val="0"/>
      <w:textAlignment w:val="baseline"/>
    </w:pPr>
    <w:rPr>
      <w:rFonts w:ascii="Calibri" w:eastAsia="Calibri" w:hAnsi="Calibri" w:cs="Tahoma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Times New Roman" w:eastAsia="Times New Roman" w:hAnsi="Times New Roman" w:cs="Times New Roman"/>
      <w:sz w:val="20"/>
      <w:szCs w:val="20"/>
      <w:lang w:val="en-US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1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03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7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svg"/><Relationship Id="rId18" Type="http://schemas.microsoft.com/office/2011/relationships/people" Target="people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sv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sv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801</Words>
  <Characters>4572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sablecam15@gmail.com</dc:creator>
  <cp:keywords/>
  <dc:description/>
  <cp:lastModifiedBy>Le Cam, Sabrina</cp:lastModifiedBy>
  <cp:revision>3</cp:revision>
  <dcterms:created xsi:type="dcterms:W3CDTF">2025-01-15T21:37:00Z</dcterms:created>
  <dcterms:modified xsi:type="dcterms:W3CDTF">2025-01-16T19:38:00Z</dcterms:modified>
</cp:coreProperties>
</file>